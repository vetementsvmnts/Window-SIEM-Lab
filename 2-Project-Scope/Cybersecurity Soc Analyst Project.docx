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84CEE" w14:textId="77777777" w:rsidR="00FB2797" w:rsidRDefault="00982223">
      <w:pPr>
        <w:pStyle w:val="Heading1"/>
      </w:pPr>
      <w:bookmarkStart w:id="40" w:name="X68d42b945f3e9696df5a07988fdc6c44e88a173"/>
      <w:r>
        <w:t>Cybersecurity Analyst Student Project Handbook</w:t>
      </w:r>
    </w:p>
    <w:p w14:paraId="46984CEF" w14:textId="77777777" w:rsidR="00FB2797" w:rsidRDefault="00982223">
      <w:pPr>
        <w:pStyle w:val="Heading2"/>
      </w:pPr>
      <w:bookmarkStart w:id="41" w:name="project-title"/>
      <w:r>
        <w:t>Project Title</w:t>
      </w:r>
    </w:p>
    <w:p w14:paraId="46984CF0" w14:textId="77777777" w:rsidR="00FB2797" w:rsidRDefault="00982223">
      <w:pPr>
        <w:pStyle w:val="FirstParagraph"/>
      </w:pPr>
      <w:r>
        <w:t>Windows Security Monitoring and Threat Detection using Splunk</w:t>
      </w:r>
    </w:p>
    <w:p w14:paraId="618CE503" w14:textId="77777777" w:rsidR="00EC0072" w:rsidRDefault="008A2AD2">
      <w:pPr>
        <w:rPr>
          <w:del w:id="42" w:author="Microsoft Word" w:date="2026-05-31T19:36:00Z" w16du:dateUtc="2026-05-31T17:36:00Z"/>
        </w:rPr>
      </w:pPr>
      <w:del w:id="43" w:author="Microsoft Word" w:date="2026-05-31T19:36:00Z" w16du:dateUtc="2026-05-31T17:36:00Z">
        <w:r>
          <w:pict w14:anchorId="618CE6BD">
            <v:rect id="_x0000_i1056" style="width:0;height:1.5pt" o:hralign="center" o:hrstd="t" o:hr="t"/>
          </w:pict>
        </w:r>
      </w:del>
    </w:p>
    <w:p w14:paraId="66B18A1F" w14:textId="2824832E" w:rsidR="00BA1292" w:rsidRPr="00BA1292" w:rsidRDefault="00BA1292">
      <w:pPr>
        <w:rPr>
          <w:ins w:id="44" w:author="Microsoft Word" w:date="2026-05-31T19:36:00Z" w16du:dateUtc="2026-05-31T17:36:00Z"/>
          <w:b/>
          <w:bCs/>
        </w:rPr>
      </w:pPr>
      <w:ins w:id="45" w:author="Microsoft Word" w:date="2026-05-31T19:36:00Z" w16du:dateUtc="2026-05-31T17:36:00Z">
        <w:r w:rsidRPr="00BA1292">
          <w:rPr>
            <w:b/>
            <w:bCs/>
          </w:rPr>
          <w:t>NB: You are allowed to use any additional material not mentioned in the project to showcase what you have learnt during this project.</w:t>
        </w:r>
      </w:ins>
    </w:p>
    <w:p w14:paraId="46984CF2" w14:textId="77777777" w:rsidR="00FB2797" w:rsidRDefault="00982223">
      <w:pPr>
        <w:pStyle w:val="Heading1"/>
      </w:pPr>
      <w:bookmarkStart w:id="46" w:name="introduction"/>
      <w:bookmarkEnd w:id="40"/>
      <w:bookmarkEnd w:id="41"/>
      <w:r>
        <w:t>1. Introduction</w:t>
      </w:r>
    </w:p>
    <w:p w14:paraId="46984CF3" w14:textId="77777777" w:rsidR="00FB2797" w:rsidRDefault="00982223">
      <w:pPr>
        <w:pStyle w:val="FirstParagraph"/>
      </w:pPr>
      <w:r>
        <w:t>This project is designed to give the student practical experience in cybersecurity operations, Windows security monitoring, Security Information and Event Management (SIEM), and incident investigation.</w:t>
      </w:r>
    </w:p>
    <w:p w14:paraId="46984CF4" w14:textId="77777777" w:rsidR="00FB2797" w:rsidRDefault="00982223">
      <w:pPr>
        <w:pStyle w:val="BodyText"/>
      </w:pPr>
      <w:r>
        <w:t>The student will build a Windows Server environment, configure logging and monitoring, install Splunk SIEM, generate security events, create alerts, and investigate suspicious activity.</w:t>
      </w:r>
    </w:p>
    <w:p w14:paraId="46984CF5" w14:textId="77777777" w:rsidR="00FB2797" w:rsidRDefault="00982223">
      <w:pPr>
        <w:pStyle w:val="BodyText"/>
      </w:pPr>
      <w:r>
        <w:t>This project simulates some of the responsibilities performed by:</w:t>
      </w:r>
    </w:p>
    <w:p w14:paraId="46984CF6" w14:textId="77777777" w:rsidR="00FB2797" w:rsidRDefault="00982223">
      <w:pPr>
        <w:pStyle w:val="Compact"/>
        <w:numPr>
          <w:ilvl w:val="0"/>
          <w:numId w:val="2"/>
        </w:numPr>
      </w:pPr>
      <w:r>
        <w:t>SOC Analysts</w:t>
      </w:r>
    </w:p>
    <w:p w14:paraId="46984CF7" w14:textId="77777777" w:rsidR="00FB2797" w:rsidRDefault="00982223">
      <w:pPr>
        <w:pStyle w:val="Compact"/>
        <w:numPr>
          <w:ilvl w:val="0"/>
          <w:numId w:val="2"/>
        </w:numPr>
      </w:pPr>
      <w:r>
        <w:t>Cybersecurity Analysts</w:t>
      </w:r>
    </w:p>
    <w:p w14:paraId="46984CF8" w14:textId="77777777" w:rsidR="00FB2797" w:rsidRDefault="00982223">
      <w:pPr>
        <w:pStyle w:val="Compact"/>
        <w:numPr>
          <w:ilvl w:val="0"/>
          <w:numId w:val="2"/>
        </w:numPr>
      </w:pPr>
      <w:r>
        <w:t>SIEM Analysts</w:t>
      </w:r>
    </w:p>
    <w:p w14:paraId="46984CF9" w14:textId="77777777" w:rsidR="00FB2797" w:rsidRDefault="00982223">
      <w:pPr>
        <w:pStyle w:val="Compact"/>
        <w:numPr>
          <w:ilvl w:val="0"/>
          <w:numId w:val="2"/>
        </w:numPr>
      </w:pPr>
      <w:r>
        <w:t>Blue Team Analysts</w:t>
      </w:r>
    </w:p>
    <w:p w14:paraId="46984CFA" w14:textId="77777777" w:rsidR="00FB2797" w:rsidRDefault="00982223">
      <w:pPr>
        <w:pStyle w:val="Compact"/>
        <w:numPr>
          <w:ilvl w:val="0"/>
          <w:numId w:val="2"/>
        </w:numPr>
      </w:pPr>
      <w:r>
        <w:t>Incident Responders</w:t>
      </w:r>
    </w:p>
    <w:p w14:paraId="46984CFB" w14:textId="49851176" w:rsidR="00FB2797" w:rsidRDefault="008A2AD2">
      <w:del w:id="47" w:author="Microsoft Word" w:date="2026-05-31T19:36:00Z" w16du:dateUtc="2026-05-31T17:36:00Z">
        <w:r>
          <w:pict w14:anchorId="618CE6BE">
            <v:rect id="_x0000_i1058" style="width:0;height:1.5pt" o:hralign="center" o:hrstd="t" o:hr="t"/>
          </w:pict>
        </w:r>
      </w:del>
    </w:p>
    <w:p w14:paraId="46984CFC" w14:textId="77777777" w:rsidR="00FB2797" w:rsidRDefault="00982223">
      <w:pPr>
        <w:pStyle w:val="Heading1"/>
      </w:pPr>
      <w:bookmarkStart w:id="48" w:name="project-objectives"/>
      <w:bookmarkEnd w:id="46"/>
      <w:r>
        <w:t>2. Project Objectives</w:t>
      </w:r>
    </w:p>
    <w:p w14:paraId="46984CFD" w14:textId="77777777" w:rsidR="00FB2797" w:rsidRDefault="00982223">
      <w:pPr>
        <w:pStyle w:val="FirstParagraph"/>
      </w:pPr>
      <w:r>
        <w:t>By the end of this project, the student should be able to:</w:t>
      </w:r>
    </w:p>
    <w:p w14:paraId="46984CFE" w14:textId="77777777" w:rsidR="00FB2797" w:rsidRDefault="00982223">
      <w:pPr>
        <w:pStyle w:val="Compact"/>
        <w:numPr>
          <w:ilvl w:val="0"/>
          <w:numId w:val="3"/>
        </w:numPr>
      </w:pPr>
      <w:r>
        <w:t>Install and configure Windows Server</w:t>
      </w:r>
    </w:p>
    <w:p w14:paraId="46984CFF" w14:textId="77777777" w:rsidR="00FB2797" w:rsidRDefault="00982223">
      <w:pPr>
        <w:pStyle w:val="Compact"/>
        <w:numPr>
          <w:ilvl w:val="0"/>
          <w:numId w:val="3"/>
        </w:numPr>
      </w:pPr>
      <w:r>
        <w:t>Understand Windows Event Logs</w:t>
      </w:r>
    </w:p>
    <w:p w14:paraId="46984D00" w14:textId="77777777" w:rsidR="00FB2797" w:rsidRDefault="00982223">
      <w:pPr>
        <w:pStyle w:val="Compact"/>
        <w:numPr>
          <w:ilvl w:val="0"/>
          <w:numId w:val="3"/>
        </w:numPr>
      </w:pPr>
      <w:r>
        <w:t>Install and configure Splunk</w:t>
      </w:r>
    </w:p>
    <w:p w14:paraId="46984D01" w14:textId="77777777" w:rsidR="00FB2797" w:rsidRDefault="00982223">
      <w:pPr>
        <w:pStyle w:val="Compact"/>
        <w:numPr>
          <w:ilvl w:val="0"/>
          <w:numId w:val="3"/>
        </w:numPr>
      </w:pPr>
      <w:r>
        <w:t>Install and configure Sysmon</w:t>
      </w:r>
    </w:p>
    <w:p w14:paraId="46984D02" w14:textId="77777777" w:rsidR="00FB2797" w:rsidRDefault="00982223">
      <w:pPr>
        <w:pStyle w:val="Compact"/>
        <w:numPr>
          <w:ilvl w:val="0"/>
          <w:numId w:val="3"/>
        </w:numPr>
      </w:pPr>
      <w:r>
        <w:t>Collect and analyze logs</w:t>
      </w:r>
    </w:p>
    <w:p w14:paraId="46984D03" w14:textId="77777777" w:rsidR="00FB2797" w:rsidRDefault="00982223">
      <w:pPr>
        <w:pStyle w:val="Compact"/>
        <w:numPr>
          <w:ilvl w:val="0"/>
          <w:numId w:val="3"/>
        </w:numPr>
      </w:pPr>
      <w:r>
        <w:t>Create Splunk searches and alerts</w:t>
      </w:r>
    </w:p>
    <w:p w14:paraId="46984D04" w14:textId="77777777" w:rsidR="00FB2797" w:rsidRDefault="00982223">
      <w:pPr>
        <w:pStyle w:val="Compact"/>
        <w:numPr>
          <w:ilvl w:val="0"/>
          <w:numId w:val="3"/>
        </w:numPr>
      </w:pPr>
      <w:r>
        <w:t>Monitor Windows Event IDs</w:t>
      </w:r>
    </w:p>
    <w:p w14:paraId="46984D05" w14:textId="77777777" w:rsidR="00FB2797" w:rsidRDefault="00982223">
      <w:pPr>
        <w:pStyle w:val="Compact"/>
        <w:numPr>
          <w:ilvl w:val="0"/>
          <w:numId w:val="3"/>
        </w:numPr>
      </w:pPr>
      <w:proofErr w:type="gramStart"/>
      <w:r>
        <w:t>Investigate</w:t>
      </w:r>
      <w:proofErr w:type="gramEnd"/>
      <w:r>
        <w:t xml:space="preserve"> suspicious activity</w:t>
      </w:r>
    </w:p>
    <w:p w14:paraId="46984D06" w14:textId="77777777" w:rsidR="00FB2797" w:rsidRDefault="00982223">
      <w:pPr>
        <w:pStyle w:val="Compact"/>
        <w:numPr>
          <w:ilvl w:val="0"/>
          <w:numId w:val="3"/>
        </w:numPr>
      </w:pPr>
      <w:r>
        <w:t>Create security dashboards</w:t>
      </w:r>
    </w:p>
    <w:p w14:paraId="46984D07" w14:textId="77777777" w:rsidR="00FB2797" w:rsidRDefault="00982223">
      <w:pPr>
        <w:pStyle w:val="Compact"/>
        <w:numPr>
          <w:ilvl w:val="0"/>
          <w:numId w:val="3"/>
        </w:numPr>
      </w:pPr>
      <w:r>
        <w:lastRenderedPageBreak/>
        <w:t>Write basic incident reports</w:t>
      </w:r>
    </w:p>
    <w:p w14:paraId="46984D08" w14:textId="10FBA779" w:rsidR="00FB2797" w:rsidRDefault="008A2AD2">
      <w:del w:id="49" w:author="Microsoft Word" w:date="2026-05-31T19:36:00Z" w16du:dateUtc="2026-05-31T17:36:00Z">
        <w:r>
          <w:pict w14:anchorId="618CE6BF">
            <v:rect id="_x0000_i1027" style="width:0;height:1.5pt" o:hralign="center" o:hrstd="t" o:hr="t"/>
          </w:pict>
        </w:r>
      </w:del>
    </w:p>
    <w:p w14:paraId="46984D09" w14:textId="77777777" w:rsidR="00FB2797" w:rsidRDefault="00982223">
      <w:pPr>
        <w:pStyle w:val="Heading1"/>
      </w:pPr>
      <w:bookmarkStart w:id="50" w:name="required-software-and-tools"/>
      <w:bookmarkEnd w:id="48"/>
      <w:r>
        <w:t>3. Required Software and Tools</w:t>
      </w:r>
    </w:p>
    <w:p w14:paraId="46984D0A" w14:textId="77777777" w:rsidR="00FB2797" w:rsidRDefault="00982223">
      <w:pPr>
        <w:pStyle w:val="Heading2"/>
      </w:pPr>
      <w:bookmarkStart w:id="51" w:name="operating-system"/>
      <w:r>
        <w:t>Operating System</w:t>
      </w:r>
    </w:p>
    <w:p w14:paraId="46984D0B" w14:textId="77777777" w:rsidR="00FB2797" w:rsidRDefault="00982223">
      <w:pPr>
        <w:pStyle w:val="Compact"/>
        <w:numPr>
          <w:ilvl w:val="0"/>
          <w:numId w:val="4"/>
        </w:numPr>
      </w:pPr>
      <w:r>
        <w:t>Windows Server 2019 or Windows Server 2022</w:t>
      </w:r>
    </w:p>
    <w:p w14:paraId="46984D0C" w14:textId="77777777" w:rsidR="00FB2797" w:rsidRDefault="00982223">
      <w:pPr>
        <w:pStyle w:val="Heading2"/>
      </w:pPr>
      <w:bookmarkStart w:id="52" w:name="security-tools"/>
      <w:bookmarkEnd w:id="51"/>
      <w:r>
        <w:t>Security Tools</w:t>
      </w:r>
    </w:p>
    <w:p w14:paraId="46984D0D" w14:textId="77777777" w:rsidR="00FB2797" w:rsidRDefault="00982223">
      <w:pPr>
        <w:pStyle w:val="Compact"/>
        <w:numPr>
          <w:ilvl w:val="0"/>
          <w:numId w:val="5"/>
        </w:numPr>
      </w:pPr>
      <w:r>
        <w:t>Splunk Enterprise</w:t>
      </w:r>
    </w:p>
    <w:p w14:paraId="46984D0E" w14:textId="77777777" w:rsidR="00FB2797" w:rsidRDefault="00982223">
      <w:pPr>
        <w:pStyle w:val="Compact"/>
        <w:numPr>
          <w:ilvl w:val="0"/>
          <w:numId w:val="5"/>
        </w:numPr>
      </w:pPr>
      <w:r>
        <w:t>Sysmon</w:t>
      </w:r>
    </w:p>
    <w:p w14:paraId="46984D0F" w14:textId="77777777" w:rsidR="00FB2797" w:rsidRDefault="00982223">
      <w:pPr>
        <w:pStyle w:val="Heading2"/>
      </w:pPr>
      <w:bookmarkStart w:id="53" w:name="optional-tools"/>
      <w:bookmarkEnd w:id="52"/>
      <w:r>
        <w:t>Optional Tools</w:t>
      </w:r>
    </w:p>
    <w:p w14:paraId="46984D10" w14:textId="77777777" w:rsidR="00FB2797" w:rsidRDefault="00982223">
      <w:pPr>
        <w:pStyle w:val="Compact"/>
        <w:numPr>
          <w:ilvl w:val="0"/>
          <w:numId w:val="6"/>
        </w:numPr>
      </w:pPr>
      <w:r>
        <w:t>VirtualBox or VMware Workstation</w:t>
      </w:r>
    </w:p>
    <w:p w14:paraId="46984D11" w14:textId="77777777" w:rsidR="00FB2797" w:rsidRDefault="00982223">
      <w:pPr>
        <w:pStyle w:val="Compact"/>
        <w:numPr>
          <w:ilvl w:val="0"/>
          <w:numId w:val="6"/>
        </w:numPr>
      </w:pPr>
      <w:r>
        <w:t>Atomic Red Team</w:t>
      </w:r>
    </w:p>
    <w:p w14:paraId="46984D12" w14:textId="77777777" w:rsidR="00FB2797" w:rsidRDefault="00982223">
      <w:pPr>
        <w:pStyle w:val="Compact"/>
        <w:numPr>
          <w:ilvl w:val="0"/>
          <w:numId w:val="6"/>
        </w:numPr>
      </w:pPr>
      <w:r>
        <w:t>PowerShell</w:t>
      </w:r>
    </w:p>
    <w:p w14:paraId="46984D13" w14:textId="21548B00" w:rsidR="00FB2797" w:rsidRDefault="008A2AD2">
      <w:del w:id="54" w:author="Microsoft Word" w:date="2026-05-31T19:36:00Z" w16du:dateUtc="2026-05-31T17:36:00Z">
        <w:r>
          <w:pict w14:anchorId="618CE6C0">
            <v:rect id="_x0000_i1028" style="width:0;height:1.5pt" o:hralign="center" o:hrstd="t" o:hr="t"/>
          </w:pict>
        </w:r>
      </w:del>
    </w:p>
    <w:p w14:paraId="46984D14" w14:textId="77777777" w:rsidR="00FB2797" w:rsidRDefault="00982223">
      <w:pPr>
        <w:pStyle w:val="Heading1"/>
      </w:pPr>
      <w:bookmarkStart w:id="55" w:name="hardware-requirements"/>
      <w:bookmarkEnd w:id="50"/>
      <w:bookmarkEnd w:id="53"/>
      <w:r>
        <w:t>4. Hardware Requirements</w:t>
      </w:r>
    </w:p>
    <w:p w14:paraId="46984D15" w14:textId="77777777" w:rsidR="00FB2797" w:rsidRDefault="00982223">
      <w:pPr>
        <w:pStyle w:val="FirstParagraph"/>
      </w:pPr>
      <w:r>
        <w:t>Minimum recommended:</w:t>
      </w:r>
    </w:p>
    <w:tbl>
      <w:tblPr>
        <w:tblStyle w:val="Table"/>
        <w:tblW w:w="0" w:type="auto"/>
        <w:tblLook w:val="0020" w:firstRow="1" w:lastRow="0" w:firstColumn="0" w:lastColumn="0" w:noHBand="0" w:noVBand="0"/>
        <w:tblPrChange w:id="56" w:author="Microsoft Word" w:date="2026-05-31T19:36:00Z" w16du:dateUtc="2026-05-31T17:36:00Z">
          <w:tblPr>
            <w:tblStyle w:val="Table"/>
            <w:tblW w:w="0" w:type="auto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020" w:firstRow="1" w:lastRow="0" w:firstColumn="0" w:lastColumn="0" w:noHBand="0" w:noVBand="0"/>
          </w:tblPr>
        </w:tblPrChange>
      </w:tblPr>
      <w:tblGrid>
        <w:gridCol w:w="1456"/>
        <w:gridCol w:w="2684"/>
        <w:tblGridChange w:id="57">
          <w:tblGrid>
            <w:gridCol w:w="1456"/>
            <w:gridCol w:w="2684"/>
          </w:tblGrid>
        </w:tblGridChange>
      </w:tblGrid>
      <w:tr w:rsidR="00FB2797" w14:paraId="46984D18" w14:textId="77777777" w:rsidTr="00EC00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trPrChange w:id="58" w:author="Microsoft Word" w:date="2026-05-31T19:36:00Z" w16du:dateUtc="2026-05-31T17:36:00Z">
            <w:trPr>
              <w:tblHeader/>
            </w:trPr>
          </w:trPrChange>
        </w:trPr>
        <w:tc>
          <w:tcPr>
            <w:tcW w:w="0" w:type="auto"/>
            <w:tcPrChange w:id="59" w:author="Microsoft Word" w:date="2026-05-31T19:36:00Z" w16du:dateUtc="2026-05-31T17:36:00Z">
              <w:tcPr>
                <w:tcW w:w="0" w:type="auto"/>
                <w:tcBorders>
                  <w:bottom w:val="none" w:sz="0" w:space="0" w:color="auto"/>
                </w:tcBorders>
              </w:tcPr>
            </w:tcPrChange>
          </w:tcPr>
          <w:p w14:paraId="46984D16" w14:textId="77777777" w:rsidR="00FB2797" w:rsidRDefault="00982223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Component</w:t>
            </w:r>
          </w:p>
        </w:tc>
        <w:tc>
          <w:tcPr>
            <w:tcW w:w="0" w:type="auto"/>
            <w:tcPrChange w:id="60" w:author="Microsoft Word" w:date="2026-05-31T19:36:00Z" w16du:dateUtc="2026-05-31T17:36:00Z">
              <w:tcPr>
                <w:tcW w:w="0" w:type="auto"/>
                <w:tcBorders>
                  <w:bottom w:val="none" w:sz="0" w:space="0" w:color="auto"/>
                </w:tcBorders>
              </w:tcPr>
            </w:tcPrChange>
          </w:tcPr>
          <w:p w14:paraId="46984D17" w14:textId="77777777" w:rsidR="00FB2797" w:rsidRDefault="00982223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Minimum Requirement</w:t>
            </w:r>
          </w:p>
        </w:tc>
      </w:tr>
      <w:tr w:rsidR="00FB2797" w14:paraId="46984D1B" w14:textId="77777777">
        <w:tc>
          <w:tcPr>
            <w:tcW w:w="0" w:type="auto"/>
            <w:tcPrChange w:id="61" w:author="Microsoft Word" w:date="2026-05-31T19:36:00Z" w16du:dateUtc="2026-05-31T17:36:00Z">
              <w:tcPr>
                <w:tcW w:w="0" w:type="auto"/>
              </w:tcPr>
            </w:tcPrChange>
          </w:tcPr>
          <w:p w14:paraId="46984D19" w14:textId="77777777" w:rsidR="00FB2797" w:rsidRDefault="00982223">
            <w:pPr>
              <w:pStyle w:val="Compact"/>
            </w:pPr>
            <w:r>
              <w:t>RAM</w:t>
            </w:r>
          </w:p>
        </w:tc>
        <w:tc>
          <w:tcPr>
            <w:tcW w:w="0" w:type="auto"/>
            <w:tcPrChange w:id="62" w:author="Microsoft Word" w:date="2026-05-31T19:36:00Z" w16du:dateUtc="2026-05-31T17:36:00Z">
              <w:tcPr>
                <w:tcW w:w="0" w:type="auto"/>
              </w:tcPr>
            </w:tcPrChange>
          </w:tcPr>
          <w:p w14:paraId="46984D1A" w14:textId="77777777" w:rsidR="00FB2797" w:rsidRDefault="00982223">
            <w:pPr>
              <w:pStyle w:val="Compact"/>
            </w:pPr>
            <w:r>
              <w:t>8 GB</w:t>
            </w:r>
          </w:p>
        </w:tc>
      </w:tr>
      <w:tr w:rsidR="00FB2797" w14:paraId="46984D1E" w14:textId="77777777">
        <w:tc>
          <w:tcPr>
            <w:tcW w:w="0" w:type="auto"/>
            <w:tcPrChange w:id="63" w:author="Microsoft Word" w:date="2026-05-31T19:36:00Z" w16du:dateUtc="2026-05-31T17:36:00Z">
              <w:tcPr>
                <w:tcW w:w="0" w:type="auto"/>
              </w:tcPr>
            </w:tcPrChange>
          </w:tcPr>
          <w:p w14:paraId="46984D1C" w14:textId="77777777" w:rsidR="00FB2797" w:rsidRDefault="00982223">
            <w:pPr>
              <w:pStyle w:val="Compact"/>
            </w:pPr>
            <w:r>
              <w:t>CPU</w:t>
            </w:r>
          </w:p>
        </w:tc>
        <w:tc>
          <w:tcPr>
            <w:tcW w:w="0" w:type="auto"/>
            <w:tcPrChange w:id="64" w:author="Microsoft Word" w:date="2026-05-31T19:36:00Z" w16du:dateUtc="2026-05-31T17:36:00Z">
              <w:tcPr>
                <w:tcW w:w="0" w:type="auto"/>
              </w:tcPr>
            </w:tcPrChange>
          </w:tcPr>
          <w:p w14:paraId="46984D1D" w14:textId="77777777" w:rsidR="00FB2797" w:rsidRDefault="00982223">
            <w:pPr>
              <w:pStyle w:val="Compact"/>
            </w:pPr>
            <w:r>
              <w:t>Dual Core</w:t>
            </w:r>
          </w:p>
        </w:tc>
      </w:tr>
      <w:tr w:rsidR="00FB2797" w14:paraId="46984D21" w14:textId="77777777">
        <w:tc>
          <w:tcPr>
            <w:tcW w:w="0" w:type="auto"/>
            <w:tcPrChange w:id="65" w:author="Microsoft Word" w:date="2026-05-31T19:36:00Z" w16du:dateUtc="2026-05-31T17:36:00Z">
              <w:tcPr>
                <w:tcW w:w="0" w:type="auto"/>
              </w:tcPr>
            </w:tcPrChange>
          </w:tcPr>
          <w:p w14:paraId="46984D1F" w14:textId="77777777" w:rsidR="00FB2797" w:rsidRDefault="00982223">
            <w:pPr>
              <w:pStyle w:val="Compact"/>
            </w:pPr>
            <w:r>
              <w:t>Storage</w:t>
            </w:r>
          </w:p>
        </w:tc>
        <w:tc>
          <w:tcPr>
            <w:tcW w:w="0" w:type="auto"/>
            <w:tcPrChange w:id="66" w:author="Microsoft Word" w:date="2026-05-31T19:36:00Z" w16du:dateUtc="2026-05-31T17:36:00Z">
              <w:tcPr>
                <w:tcW w:w="0" w:type="auto"/>
              </w:tcPr>
            </w:tcPrChange>
          </w:tcPr>
          <w:p w14:paraId="46984D20" w14:textId="77777777" w:rsidR="00FB2797" w:rsidRDefault="00982223">
            <w:pPr>
              <w:pStyle w:val="Compact"/>
            </w:pPr>
            <w:r>
              <w:t>100 GB Free Space</w:t>
            </w:r>
          </w:p>
        </w:tc>
      </w:tr>
      <w:tr w:rsidR="00FB2797" w14:paraId="46984D24" w14:textId="77777777">
        <w:tc>
          <w:tcPr>
            <w:tcW w:w="0" w:type="auto"/>
            <w:tcPrChange w:id="67" w:author="Microsoft Word" w:date="2026-05-31T19:36:00Z" w16du:dateUtc="2026-05-31T17:36:00Z">
              <w:tcPr>
                <w:tcW w:w="0" w:type="auto"/>
              </w:tcPr>
            </w:tcPrChange>
          </w:tcPr>
          <w:p w14:paraId="46984D22" w14:textId="77777777" w:rsidR="00FB2797" w:rsidRDefault="00982223">
            <w:pPr>
              <w:pStyle w:val="Compact"/>
            </w:pPr>
            <w:r>
              <w:t>Internet</w:t>
            </w:r>
          </w:p>
        </w:tc>
        <w:tc>
          <w:tcPr>
            <w:tcW w:w="0" w:type="auto"/>
            <w:tcPrChange w:id="68" w:author="Microsoft Word" w:date="2026-05-31T19:36:00Z" w16du:dateUtc="2026-05-31T17:36:00Z">
              <w:tcPr>
                <w:tcW w:w="0" w:type="auto"/>
              </w:tcPr>
            </w:tcPrChange>
          </w:tcPr>
          <w:p w14:paraId="46984D23" w14:textId="77777777" w:rsidR="00FB2797" w:rsidRDefault="00982223">
            <w:pPr>
              <w:pStyle w:val="Compact"/>
            </w:pPr>
            <w:r>
              <w:t>Required for downloads</w:t>
            </w:r>
          </w:p>
        </w:tc>
      </w:tr>
    </w:tbl>
    <w:p w14:paraId="46984D25" w14:textId="436541C3" w:rsidR="00FB2797" w:rsidRDefault="008A2AD2">
      <w:del w:id="69" w:author="Microsoft Word" w:date="2026-05-31T19:36:00Z" w16du:dateUtc="2026-05-31T17:36:00Z">
        <w:r>
          <w:pict w14:anchorId="618CE6C1">
            <v:rect id="_x0000_i1029" style="width:0;height:1.5pt" o:hralign="center" o:hrstd="t" o:hr="t"/>
          </w:pict>
        </w:r>
      </w:del>
    </w:p>
    <w:p w14:paraId="46984D26" w14:textId="77777777" w:rsidR="00FB2797" w:rsidRDefault="00982223">
      <w:pPr>
        <w:pStyle w:val="Heading1"/>
      </w:pPr>
      <w:bookmarkStart w:id="70" w:name="project-scope"/>
      <w:bookmarkEnd w:id="55"/>
      <w:r>
        <w:t>5. Project Scope</w:t>
      </w:r>
    </w:p>
    <w:p w14:paraId="46984D27" w14:textId="77777777" w:rsidR="00FB2797" w:rsidRDefault="00982223">
      <w:pPr>
        <w:pStyle w:val="FirstParagraph"/>
      </w:pPr>
      <w:r>
        <w:t xml:space="preserve">The </w:t>
      </w:r>
      <w:proofErr w:type="gramStart"/>
      <w:r>
        <w:t>student</w:t>
      </w:r>
      <w:proofErr w:type="gramEnd"/>
      <w:r>
        <w:t xml:space="preserve"> will:</w:t>
      </w:r>
    </w:p>
    <w:p w14:paraId="46984D28" w14:textId="77777777" w:rsidR="00FB2797" w:rsidRDefault="00982223">
      <w:pPr>
        <w:pStyle w:val="Compact"/>
        <w:numPr>
          <w:ilvl w:val="0"/>
          <w:numId w:val="7"/>
        </w:numPr>
      </w:pPr>
      <w:r>
        <w:t>Install Windows Server</w:t>
      </w:r>
    </w:p>
    <w:p w14:paraId="46984D29" w14:textId="77777777" w:rsidR="00FB2797" w:rsidRDefault="00982223">
      <w:pPr>
        <w:pStyle w:val="Compact"/>
        <w:numPr>
          <w:ilvl w:val="0"/>
          <w:numId w:val="7"/>
        </w:numPr>
      </w:pPr>
      <w:r>
        <w:t>Configure Windows logging and auditing</w:t>
      </w:r>
    </w:p>
    <w:p w14:paraId="46984D2A" w14:textId="77777777" w:rsidR="00FB2797" w:rsidRDefault="00982223">
      <w:pPr>
        <w:pStyle w:val="Compact"/>
        <w:numPr>
          <w:ilvl w:val="0"/>
          <w:numId w:val="7"/>
        </w:numPr>
      </w:pPr>
      <w:r>
        <w:t>Install Splunk Enterprise</w:t>
      </w:r>
    </w:p>
    <w:p w14:paraId="46984D2B" w14:textId="77777777" w:rsidR="00FB2797" w:rsidRDefault="00982223">
      <w:pPr>
        <w:pStyle w:val="Compact"/>
        <w:numPr>
          <w:ilvl w:val="0"/>
          <w:numId w:val="7"/>
        </w:numPr>
      </w:pPr>
      <w:proofErr w:type="gramStart"/>
      <w:r>
        <w:t>Install</w:t>
      </w:r>
      <w:proofErr w:type="gramEnd"/>
      <w:r>
        <w:t xml:space="preserve"> Sysmon</w:t>
      </w:r>
    </w:p>
    <w:p w14:paraId="46984D2C" w14:textId="77777777" w:rsidR="00FB2797" w:rsidRDefault="00982223">
      <w:pPr>
        <w:pStyle w:val="Compact"/>
        <w:numPr>
          <w:ilvl w:val="0"/>
          <w:numId w:val="7"/>
        </w:numPr>
      </w:pPr>
      <w:r>
        <w:t>Configure log monitoring</w:t>
      </w:r>
    </w:p>
    <w:p w14:paraId="46984D2D" w14:textId="77777777" w:rsidR="00FB2797" w:rsidRDefault="00982223">
      <w:pPr>
        <w:pStyle w:val="Compact"/>
        <w:numPr>
          <w:ilvl w:val="0"/>
          <w:numId w:val="7"/>
        </w:numPr>
      </w:pPr>
      <w:r>
        <w:t>Generate security events</w:t>
      </w:r>
    </w:p>
    <w:p w14:paraId="46984D2E" w14:textId="77777777" w:rsidR="00FB2797" w:rsidRDefault="00982223">
      <w:pPr>
        <w:pStyle w:val="Compact"/>
        <w:numPr>
          <w:ilvl w:val="0"/>
          <w:numId w:val="7"/>
        </w:numPr>
      </w:pPr>
      <w:r>
        <w:lastRenderedPageBreak/>
        <w:t>Create SIEM alerts</w:t>
      </w:r>
    </w:p>
    <w:p w14:paraId="46984D2F" w14:textId="77777777" w:rsidR="00FB2797" w:rsidRDefault="00982223">
      <w:pPr>
        <w:pStyle w:val="Compact"/>
        <w:numPr>
          <w:ilvl w:val="0"/>
          <w:numId w:val="7"/>
        </w:numPr>
      </w:pPr>
      <w:proofErr w:type="gramStart"/>
      <w:r>
        <w:t>Investigate</w:t>
      </w:r>
      <w:proofErr w:type="gramEnd"/>
      <w:r>
        <w:t xml:space="preserve"> security incidents</w:t>
      </w:r>
    </w:p>
    <w:p w14:paraId="46984D30" w14:textId="77777777" w:rsidR="00FB2797" w:rsidRDefault="00982223">
      <w:pPr>
        <w:pStyle w:val="Compact"/>
        <w:numPr>
          <w:ilvl w:val="0"/>
          <w:numId w:val="7"/>
        </w:numPr>
      </w:pPr>
      <w:r>
        <w:t>Build dashboards</w:t>
      </w:r>
    </w:p>
    <w:p w14:paraId="46984D31" w14:textId="77777777" w:rsidR="00FB2797" w:rsidRDefault="00982223">
      <w:pPr>
        <w:pStyle w:val="Compact"/>
        <w:numPr>
          <w:ilvl w:val="0"/>
          <w:numId w:val="7"/>
        </w:numPr>
      </w:pPr>
      <w:r>
        <w:t>Produce a final report</w:t>
      </w:r>
    </w:p>
    <w:p w14:paraId="46984D32" w14:textId="1CC34FBE" w:rsidR="00FB2797" w:rsidRDefault="008A2AD2">
      <w:del w:id="71" w:author="Microsoft Word" w:date="2026-05-31T19:36:00Z" w16du:dateUtc="2026-05-31T17:36:00Z">
        <w:r>
          <w:pict w14:anchorId="618CE6C2">
            <v:rect id="_x0000_i1030" style="width:0;height:1.5pt" o:hralign="center" o:hrstd="t" o:hr="t"/>
          </w:pict>
        </w:r>
      </w:del>
    </w:p>
    <w:p w14:paraId="46984D33" w14:textId="77777777" w:rsidR="00FB2797" w:rsidRDefault="00982223">
      <w:pPr>
        <w:pStyle w:val="Heading1"/>
      </w:pPr>
      <w:bookmarkStart w:id="72" w:name="project-architecture"/>
      <w:bookmarkEnd w:id="70"/>
      <w:r>
        <w:t>6. Project Architecture</w:t>
      </w:r>
    </w:p>
    <w:p w14:paraId="46984D34" w14:textId="77777777" w:rsidR="00FB2797" w:rsidRDefault="00982223">
      <w:pPr>
        <w:pStyle w:val="FirstParagraph"/>
      </w:pPr>
      <w:r>
        <w:t xml:space="preserve">This project uses </w:t>
      </w:r>
      <w:proofErr w:type="gramStart"/>
      <w:r>
        <w:t>a single</w:t>
      </w:r>
      <w:proofErr w:type="gramEnd"/>
      <w:r>
        <w:t>-server architecture.</w:t>
      </w:r>
    </w:p>
    <w:p w14:paraId="46984D35" w14:textId="77777777" w:rsidR="00FB2797" w:rsidRDefault="00982223">
      <w:pPr>
        <w:pStyle w:val="BodyText"/>
      </w:pPr>
      <w:r>
        <w:t>The Windows Server machine will host:</w:t>
      </w:r>
    </w:p>
    <w:p w14:paraId="46984D36" w14:textId="77777777" w:rsidR="00FB2797" w:rsidRDefault="00982223">
      <w:pPr>
        <w:pStyle w:val="Compact"/>
        <w:numPr>
          <w:ilvl w:val="0"/>
          <w:numId w:val="8"/>
        </w:numPr>
      </w:pPr>
      <w:r>
        <w:t>Windows Operating System</w:t>
      </w:r>
    </w:p>
    <w:p w14:paraId="46984D37" w14:textId="77777777" w:rsidR="00FB2797" w:rsidRDefault="00982223">
      <w:pPr>
        <w:pStyle w:val="Compact"/>
        <w:numPr>
          <w:ilvl w:val="0"/>
          <w:numId w:val="8"/>
        </w:numPr>
      </w:pPr>
      <w:r>
        <w:t>Splunk SIEM</w:t>
      </w:r>
    </w:p>
    <w:p w14:paraId="46984D38" w14:textId="77777777" w:rsidR="00FB2797" w:rsidRDefault="00982223">
      <w:pPr>
        <w:pStyle w:val="Compact"/>
        <w:numPr>
          <w:ilvl w:val="0"/>
          <w:numId w:val="8"/>
        </w:numPr>
      </w:pPr>
      <w:r>
        <w:t>Windows Event Logs</w:t>
      </w:r>
    </w:p>
    <w:p w14:paraId="46984D39" w14:textId="77777777" w:rsidR="00FB2797" w:rsidRDefault="00982223">
      <w:pPr>
        <w:pStyle w:val="Compact"/>
        <w:numPr>
          <w:ilvl w:val="0"/>
          <w:numId w:val="8"/>
        </w:numPr>
      </w:pPr>
      <w:r>
        <w:t>Sysmon Logs</w:t>
      </w:r>
    </w:p>
    <w:p w14:paraId="46984D3A" w14:textId="77777777" w:rsidR="00FB2797" w:rsidRDefault="00982223">
      <w:pPr>
        <w:pStyle w:val="Compact"/>
        <w:numPr>
          <w:ilvl w:val="0"/>
          <w:numId w:val="8"/>
        </w:numPr>
      </w:pPr>
      <w:r>
        <w:t>Security Monitoring Activities</w:t>
      </w:r>
    </w:p>
    <w:p w14:paraId="46984D3B" w14:textId="0BD6F994" w:rsidR="00FB2797" w:rsidRDefault="008A2AD2">
      <w:del w:id="73" w:author="Microsoft Word" w:date="2026-05-31T19:36:00Z" w16du:dateUtc="2026-05-31T17:36:00Z">
        <w:r>
          <w:pict w14:anchorId="618CE6C3">
            <v:rect id="_x0000_i1031" style="width:0;height:1.5pt" o:hralign="center" o:hrstd="t" o:hr="t"/>
          </w:pict>
        </w:r>
      </w:del>
    </w:p>
    <w:p w14:paraId="46984D3C" w14:textId="6CC37A52" w:rsidR="00FB2797" w:rsidRDefault="00982223">
      <w:pPr>
        <w:pStyle w:val="Heading1"/>
      </w:pPr>
      <w:bookmarkStart w:id="74" w:name="phase-1-install-windows-server"/>
      <w:bookmarkEnd w:id="72"/>
      <w:r>
        <w:t xml:space="preserve">7. Phase 1 </w:t>
      </w:r>
      <w:del w:id="75" w:author="Microsoft Word" w:date="2026-05-31T19:36:00Z" w16du:dateUtc="2026-05-31T17:36:00Z">
        <w:r>
          <w:delText>–</w:delText>
        </w:r>
      </w:del>
      <w:ins w:id="76" w:author="Microsoft Word" w:date="2026-05-31T19:36:00Z" w16du:dateUtc="2026-05-31T17:36:00Z">
        <w:r w:rsidR="00710D95">
          <w:t>-</w:t>
        </w:r>
      </w:ins>
      <w:r>
        <w:t xml:space="preserve"> Install Windows Server</w:t>
      </w:r>
    </w:p>
    <w:p w14:paraId="46984D3D" w14:textId="77777777" w:rsidR="00FB2797" w:rsidRDefault="00982223">
      <w:pPr>
        <w:pStyle w:val="Heading2"/>
      </w:pPr>
      <w:bookmarkStart w:id="77" w:name="objective"/>
      <w:r>
        <w:t>Objective</w:t>
      </w:r>
    </w:p>
    <w:p w14:paraId="46984D3E" w14:textId="77777777" w:rsidR="00FB2797" w:rsidRDefault="00982223">
      <w:pPr>
        <w:pStyle w:val="FirstParagraph"/>
      </w:pPr>
      <w:r>
        <w:t>Install and configure Windows Server.</w:t>
      </w:r>
    </w:p>
    <w:p w14:paraId="46984D3F" w14:textId="77777777" w:rsidR="00FB2797" w:rsidRDefault="00982223">
      <w:pPr>
        <w:pStyle w:val="Heading2"/>
      </w:pPr>
      <w:bookmarkStart w:id="78" w:name="tasks"/>
      <w:bookmarkEnd w:id="77"/>
      <w:r>
        <w:t>Tasks</w:t>
      </w:r>
    </w:p>
    <w:p w14:paraId="46984D40" w14:textId="77777777" w:rsidR="00FB2797" w:rsidRDefault="00982223">
      <w:pPr>
        <w:pStyle w:val="Heading3"/>
      </w:pPr>
      <w:bookmarkStart w:id="79" w:name="task-1-install-windows-server"/>
      <w:r>
        <w:t>Task 1: Install Windows Server</w:t>
      </w:r>
    </w:p>
    <w:p w14:paraId="46984D41" w14:textId="77777777" w:rsidR="00FB2797" w:rsidRDefault="00982223">
      <w:pPr>
        <w:pStyle w:val="Compact"/>
        <w:numPr>
          <w:ilvl w:val="0"/>
          <w:numId w:val="9"/>
        </w:numPr>
      </w:pPr>
      <w:r>
        <w:t>Install Windows Server 2019 or 2022</w:t>
      </w:r>
    </w:p>
    <w:p w14:paraId="46984D42" w14:textId="77777777" w:rsidR="00FB2797" w:rsidRDefault="00982223">
      <w:pPr>
        <w:pStyle w:val="Compact"/>
        <w:numPr>
          <w:ilvl w:val="0"/>
          <w:numId w:val="9"/>
        </w:numPr>
      </w:pPr>
      <w:r>
        <w:t>Set administrator password</w:t>
      </w:r>
    </w:p>
    <w:p w14:paraId="46984D43" w14:textId="77777777" w:rsidR="00FB2797" w:rsidRDefault="00982223">
      <w:pPr>
        <w:pStyle w:val="Compact"/>
        <w:numPr>
          <w:ilvl w:val="0"/>
          <w:numId w:val="9"/>
        </w:numPr>
      </w:pPr>
      <w:r>
        <w:t>Configure hostname</w:t>
      </w:r>
    </w:p>
    <w:p w14:paraId="46984D44" w14:textId="77777777" w:rsidR="00FB2797" w:rsidRDefault="00982223">
      <w:pPr>
        <w:pStyle w:val="Heading3"/>
      </w:pPr>
      <w:bookmarkStart w:id="80" w:name="task-2-configure-networking"/>
      <w:bookmarkEnd w:id="79"/>
      <w:r>
        <w:t>Task 2: Configure Networking</w:t>
      </w:r>
    </w:p>
    <w:p w14:paraId="46984D45" w14:textId="77777777" w:rsidR="00FB2797" w:rsidRDefault="00982223">
      <w:pPr>
        <w:pStyle w:val="Compact"/>
        <w:numPr>
          <w:ilvl w:val="0"/>
          <w:numId w:val="10"/>
        </w:numPr>
      </w:pPr>
      <w:r>
        <w:t>Assign IP address</w:t>
      </w:r>
    </w:p>
    <w:p w14:paraId="46984D46" w14:textId="77777777" w:rsidR="00FB2797" w:rsidRDefault="00982223">
      <w:pPr>
        <w:pStyle w:val="Compact"/>
        <w:numPr>
          <w:ilvl w:val="0"/>
          <w:numId w:val="10"/>
        </w:numPr>
      </w:pPr>
      <w:r>
        <w:t>Verify internet connectivity</w:t>
      </w:r>
    </w:p>
    <w:p w14:paraId="46984D47" w14:textId="77777777" w:rsidR="00FB2797" w:rsidRDefault="00982223">
      <w:pPr>
        <w:pStyle w:val="Heading3"/>
      </w:pPr>
      <w:bookmarkStart w:id="81" w:name="task-3-create-user-accounts"/>
      <w:bookmarkEnd w:id="80"/>
      <w:r>
        <w:t>Task 3: Create User Accounts</w:t>
      </w:r>
    </w:p>
    <w:p w14:paraId="46984D48" w14:textId="77777777" w:rsidR="00FB2797" w:rsidRDefault="00982223">
      <w:pPr>
        <w:pStyle w:val="FirstParagraph"/>
      </w:pPr>
      <w:r>
        <w:t>Create:</w:t>
      </w:r>
    </w:p>
    <w:p w14:paraId="46984D49" w14:textId="77777777" w:rsidR="00FB2797" w:rsidRDefault="00982223">
      <w:pPr>
        <w:pStyle w:val="Compact"/>
        <w:numPr>
          <w:ilvl w:val="0"/>
          <w:numId w:val="11"/>
        </w:numPr>
      </w:pPr>
      <w:r>
        <w:t>One administrator account</w:t>
      </w:r>
    </w:p>
    <w:p w14:paraId="46984D4A" w14:textId="77777777" w:rsidR="00FB2797" w:rsidRDefault="00982223">
      <w:pPr>
        <w:pStyle w:val="Compact"/>
        <w:numPr>
          <w:ilvl w:val="0"/>
          <w:numId w:val="11"/>
        </w:numPr>
      </w:pPr>
      <w:r>
        <w:t>One normal user account</w:t>
      </w:r>
    </w:p>
    <w:p w14:paraId="46984D4B" w14:textId="22389FAA" w:rsidR="00FB2797" w:rsidRDefault="008A2AD2">
      <w:del w:id="82" w:author="Microsoft Word" w:date="2026-05-31T19:36:00Z" w16du:dateUtc="2026-05-31T17:36:00Z">
        <w:r>
          <w:lastRenderedPageBreak/>
          <w:pict w14:anchorId="618CE6C4">
            <v:rect id="_x0000_i1032" style="width:0;height:1.5pt" o:hralign="center" o:hrstd="t" o:hr="t"/>
          </w:pict>
        </w:r>
      </w:del>
    </w:p>
    <w:p w14:paraId="46984D4C" w14:textId="736DD1F1" w:rsidR="00FB2797" w:rsidRDefault="00982223">
      <w:pPr>
        <w:pStyle w:val="Heading1"/>
      </w:pPr>
      <w:bookmarkStart w:id="83" w:name="phase-2-configure-windows-logging"/>
      <w:bookmarkEnd w:id="74"/>
      <w:bookmarkEnd w:id="78"/>
      <w:bookmarkEnd w:id="81"/>
      <w:r>
        <w:t xml:space="preserve">8. Phase 2 </w:t>
      </w:r>
      <w:del w:id="84" w:author="Microsoft Word" w:date="2026-05-31T19:36:00Z" w16du:dateUtc="2026-05-31T17:36:00Z">
        <w:r>
          <w:delText>–</w:delText>
        </w:r>
      </w:del>
      <w:ins w:id="85" w:author="Microsoft Word" w:date="2026-05-31T19:36:00Z" w16du:dateUtc="2026-05-31T17:36:00Z">
        <w:r w:rsidR="00710D95">
          <w:t>-</w:t>
        </w:r>
      </w:ins>
      <w:r>
        <w:t xml:space="preserve"> Configure Windows Logging</w:t>
      </w:r>
    </w:p>
    <w:p w14:paraId="46984D4D" w14:textId="77777777" w:rsidR="00FB2797" w:rsidRDefault="00982223">
      <w:pPr>
        <w:pStyle w:val="Heading2"/>
      </w:pPr>
      <w:bookmarkStart w:id="86" w:name="objective-1"/>
      <w:r>
        <w:t>Objective</w:t>
      </w:r>
    </w:p>
    <w:p w14:paraId="46984D4E" w14:textId="77777777" w:rsidR="00FB2797" w:rsidRDefault="00982223">
      <w:pPr>
        <w:pStyle w:val="FirstParagraph"/>
      </w:pPr>
      <w:r>
        <w:t>Enable security auditing and logging.</w:t>
      </w:r>
    </w:p>
    <w:p w14:paraId="46984D4F" w14:textId="77777777" w:rsidR="00FB2797" w:rsidRDefault="00982223">
      <w:pPr>
        <w:pStyle w:val="Heading2"/>
      </w:pPr>
      <w:bookmarkStart w:id="87" w:name="tasks-1"/>
      <w:bookmarkEnd w:id="86"/>
      <w:r>
        <w:t>Tasks</w:t>
      </w:r>
    </w:p>
    <w:p w14:paraId="46984D50" w14:textId="77777777" w:rsidR="00FB2797" w:rsidRDefault="00982223">
      <w:pPr>
        <w:pStyle w:val="Heading3"/>
      </w:pPr>
      <w:bookmarkStart w:id="88" w:name="task-1-open-local-security-policy"/>
      <w:r>
        <w:t>Task 1: Open Local Security Policy</w:t>
      </w:r>
    </w:p>
    <w:p w14:paraId="46984D51" w14:textId="77777777" w:rsidR="00FB2797" w:rsidRDefault="00982223">
      <w:pPr>
        <w:pStyle w:val="FirstParagraph"/>
      </w:pPr>
      <w:r>
        <w:t>Navigate to:</w:t>
      </w:r>
    </w:p>
    <w:p w14:paraId="46984D52" w14:textId="77777777" w:rsidR="00FB2797" w:rsidRDefault="00982223">
      <w:pPr>
        <w:pStyle w:val="BodyText"/>
      </w:pPr>
      <w:r>
        <w:t>Administrative Tools → Local Security Policy</w:t>
      </w:r>
    </w:p>
    <w:p w14:paraId="46984D53" w14:textId="77777777" w:rsidR="00FB2797" w:rsidRDefault="00982223">
      <w:pPr>
        <w:pStyle w:val="Heading3"/>
      </w:pPr>
      <w:bookmarkStart w:id="89" w:name="task-2-enable-auditing"/>
      <w:bookmarkEnd w:id="88"/>
      <w:r>
        <w:t>Task 2: Enable Auditing</w:t>
      </w:r>
    </w:p>
    <w:p w14:paraId="46984D54" w14:textId="77777777" w:rsidR="00FB2797" w:rsidRDefault="00982223">
      <w:pPr>
        <w:pStyle w:val="FirstParagraph"/>
      </w:pPr>
      <w:r>
        <w:t>Enable auditing for:</w:t>
      </w:r>
    </w:p>
    <w:tbl>
      <w:tblPr>
        <w:tblStyle w:val="Table"/>
        <w:tblW w:w="0" w:type="auto"/>
        <w:tblLook w:val="0020" w:firstRow="1" w:lastRow="0" w:firstColumn="0" w:lastColumn="0" w:noHBand="0" w:noVBand="0"/>
        <w:tblPrChange w:id="90" w:author="Microsoft Word" w:date="2026-05-31T19:36:00Z" w16du:dateUtc="2026-05-31T17:36:00Z">
          <w:tblPr>
            <w:tblStyle w:val="Table"/>
            <w:tblW w:w="0" w:type="auto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020" w:firstRow="1" w:lastRow="0" w:firstColumn="0" w:lastColumn="0" w:noHBand="0" w:noVBand="0"/>
          </w:tblPr>
        </w:tblPrChange>
      </w:tblPr>
      <w:tblGrid>
        <w:gridCol w:w="3106"/>
        <w:gridCol w:w="2304"/>
        <w:tblGridChange w:id="91">
          <w:tblGrid>
            <w:gridCol w:w="3106"/>
            <w:gridCol w:w="2304"/>
          </w:tblGrid>
        </w:tblGridChange>
      </w:tblGrid>
      <w:tr w:rsidR="00FB2797" w14:paraId="46984D57" w14:textId="77777777" w:rsidTr="00EC00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trPrChange w:id="92" w:author="Microsoft Word" w:date="2026-05-31T19:36:00Z" w16du:dateUtc="2026-05-31T17:36:00Z">
            <w:trPr>
              <w:tblHeader/>
            </w:trPr>
          </w:trPrChange>
        </w:trPr>
        <w:tc>
          <w:tcPr>
            <w:tcW w:w="0" w:type="auto"/>
            <w:tcPrChange w:id="93" w:author="Microsoft Word" w:date="2026-05-31T19:36:00Z" w16du:dateUtc="2026-05-31T17:36:00Z">
              <w:tcPr>
                <w:tcW w:w="0" w:type="auto"/>
                <w:tcBorders>
                  <w:bottom w:val="none" w:sz="0" w:space="0" w:color="auto"/>
                </w:tcBorders>
              </w:tcPr>
            </w:tcPrChange>
          </w:tcPr>
          <w:p w14:paraId="46984D55" w14:textId="77777777" w:rsidR="00FB2797" w:rsidRDefault="00982223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Policy</w:t>
            </w:r>
          </w:p>
        </w:tc>
        <w:tc>
          <w:tcPr>
            <w:tcW w:w="0" w:type="auto"/>
            <w:tcPrChange w:id="94" w:author="Microsoft Word" w:date="2026-05-31T19:36:00Z" w16du:dateUtc="2026-05-31T17:36:00Z">
              <w:tcPr>
                <w:tcW w:w="0" w:type="auto"/>
                <w:tcBorders>
                  <w:bottom w:val="none" w:sz="0" w:space="0" w:color="auto"/>
                </w:tcBorders>
              </w:tcPr>
            </w:tcPrChange>
          </w:tcPr>
          <w:p w14:paraId="46984D56" w14:textId="77777777" w:rsidR="00FB2797" w:rsidRDefault="00982223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Setting</w:t>
            </w:r>
          </w:p>
        </w:tc>
      </w:tr>
      <w:tr w:rsidR="00FB2797" w14:paraId="46984D5A" w14:textId="77777777">
        <w:tc>
          <w:tcPr>
            <w:tcW w:w="0" w:type="auto"/>
            <w:tcPrChange w:id="95" w:author="Microsoft Word" w:date="2026-05-31T19:36:00Z" w16du:dateUtc="2026-05-31T17:36:00Z">
              <w:tcPr>
                <w:tcW w:w="0" w:type="auto"/>
              </w:tcPr>
            </w:tcPrChange>
          </w:tcPr>
          <w:p w14:paraId="46984D58" w14:textId="77777777" w:rsidR="00FB2797" w:rsidRDefault="00982223">
            <w:pPr>
              <w:pStyle w:val="Compact"/>
            </w:pPr>
            <w:r>
              <w:t>Audit Logon Events</w:t>
            </w:r>
          </w:p>
        </w:tc>
        <w:tc>
          <w:tcPr>
            <w:tcW w:w="0" w:type="auto"/>
            <w:tcPrChange w:id="96" w:author="Microsoft Word" w:date="2026-05-31T19:36:00Z" w16du:dateUtc="2026-05-31T17:36:00Z">
              <w:tcPr>
                <w:tcW w:w="0" w:type="auto"/>
              </w:tcPr>
            </w:tcPrChange>
          </w:tcPr>
          <w:p w14:paraId="46984D59" w14:textId="77777777" w:rsidR="00FB2797" w:rsidRDefault="00982223">
            <w:pPr>
              <w:pStyle w:val="Compact"/>
            </w:pPr>
            <w:r>
              <w:t>Success and Failure</w:t>
            </w:r>
          </w:p>
        </w:tc>
      </w:tr>
      <w:tr w:rsidR="00FB2797" w14:paraId="46984D5D" w14:textId="77777777">
        <w:tc>
          <w:tcPr>
            <w:tcW w:w="0" w:type="auto"/>
            <w:tcPrChange w:id="97" w:author="Microsoft Word" w:date="2026-05-31T19:36:00Z" w16du:dateUtc="2026-05-31T17:36:00Z">
              <w:tcPr>
                <w:tcW w:w="0" w:type="auto"/>
              </w:tcPr>
            </w:tcPrChange>
          </w:tcPr>
          <w:p w14:paraId="46984D5B" w14:textId="77777777" w:rsidR="00FB2797" w:rsidRDefault="00982223">
            <w:pPr>
              <w:pStyle w:val="Compact"/>
            </w:pPr>
            <w:r>
              <w:t>Audit Account Logon Events</w:t>
            </w:r>
          </w:p>
        </w:tc>
        <w:tc>
          <w:tcPr>
            <w:tcW w:w="0" w:type="auto"/>
            <w:tcPrChange w:id="98" w:author="Microsoft Word" w:date="2026-05-31T19:36:00Z" w16du:dateUtc="2026-05-31T17:36:00Z">
              <w:tcPr>
                <w:tcW w:w="0" w:type="auto"/>
              </w:tcPr>
            </w:tcPrChange>
          </w:tcPr>
          <w:p w14:paraId="46984D5C" w14:textId="77777777" w:rsidR="00FB2797" w:rsidRDefault="00982223">
            <w:pPr>
              <w:pStyle w:val="Compact"/>
            </w:pPr>
            <w:r>
              <w:t>Success and Failure</w:t>
            </w:r>
          </w:p>
        </w:tc>
      </w:tr>
      <w:tr w:rsidR="00FB2797" w14:paraId="46984D60" w14:textId="77777777">
        <w:tc>
          <w:tcPr>
            <w:tcW w:w="0" w:type="auto"/>
            <w:tcPrChange w:id="99" w:author="Microsoft Word" w:date="2026-05-31T19:36:00Z" w16du:dateUtc="2026-05-31T17:36:00Z">
              <w:tcPr>
                <w:tcW w:w="0" w:type="auto"/>
              </w:tcPr>
            </w:tcPrChange>
          </w:tcPr>
          <w:p w14:paraId="46984D5E" w14:textId="77777777" w:rsidR="00FB2797" w:rsidRDefault="00982223">
            <w:pPr>
              <w:pStyle w:val="Compact"/>
            </w:pPr>
            <w:r>
              <w:t>Audit Account Management</w:t>
            </w:r>
          </w:p>
        </w:tc>
        <w:tc>
          <w:tcPr>
            <w:tcW w:w="0" w:type="auto"/>
            <w:tcPrChange w:id="100" w:author="Microsoft Word" w:date="2026-05-31T19:36:00Z" w16du:dateUtc="2026-05-31T17:36:00Z">
              <w:tcPr>
                <w:tcW w:w="0" w:type="auto"/>
              </w:tcPr>
            </w:tcPrChange>
          </w:tcPr>
          <w:p w14:paraId="46984D5F" w14:textId="77777777" w:rsidR="00FB2797" w:rsidRDefault="00982223">
            <w:pPr>
              <w:pStyle w:val="Compact"/>
            </w:pPr>
            <w:r>
              <w:t>Success and Failure</w:t>
            </w:r>
          </w:p>
        </w:tc>
      </w:tr>
      <w:tr w:rsidR="00FB2797" w14:paraId="46984D63" w14:textId="77777777">
        <w:tc>
          <w:tcPr>
            <w:tcW w:w="0" w:type="auto"/>
            <w:tcPrChange w:id="101" w:author="Microsoft Word" w:date="2026-05-31T19:36:00Z" w16du:dateUtc="2026-05-31T17:36:00Z">
              <w:tcPr>
                <w:tcW w:w="0" w:type="auto"/>
              </w:tcPr>
            </w:tcPrChange>
          </w:tcPr>
          <w:p w14:paraId="46984D61" w14:textId="77777777" w:rsidR="00FB2797" w:rsidRDefault="00982223">
            <w:pPr>
              <w:pStyle w:val="Compact"/>
            </w:pPr>
            <w:r>
              <w:t>Audit Process Tracking</w:t>
            </w:r>
          </w:p>
        </w:tc>
        <w:tc>
          <w:tcPr>
            <w:tcW w:w="0" w:type="auto"/>
            <w:tcPrChange w:id="102" w:author="Microsoft Word" w:date="2026-05-31T19:36:00Z" w16du:dateUtc="2026-05-31T17:36:00Z">
              <w:tcPr>
                <w:tcW w:w="0" w:type="auto"/>
              </w:tcPr>
            </w:tcPrChange>
          </w:tcPr>
          <w:p w14:paraId="46984D62" w14:textId="77777777" w:rsidR="00FB2797" w:rsidRDefault="00982223">
            <w:pPr>
              <w:pStyle w:val="Compact"/>
            </w:pPr>
            <w:r>
              <w:t>Success</w:t>
            </w:r>
          </w:p>
        </w:tc>
      </w:tr>
      <w:tr w:rsidR="00FB2797" w14:paraId="46984D66" w14:textId="77777777">
        <w:tc>
          <w:tcPr>
            <w:tcW w:w="0" w:type="auto"/>
            <w:tcPrChange w:id="103" w:author="Microsoft Word" w:date="2026-05-31T19:36:00Z" w16du:dateUtc="2026-05-31T17:36:00Z">
              <w:tcPr>
                <w:tcW w:w="0" w:type="auto"/>
              </w:tcPr>
            </w:tcPrChange>
          </w:tcPr>
          <w:p w14:paraId="46984D64" w14:textId="77777777" w:rsidR="00FB2797" w:rsidRDefault="00982223">
            <w:pPr>
              <w:pStyle w:val="Compact"/>
            </w:pPr>
            <w:r>
              <w:t>Audit Privilege Use</w:t>
            </w:r>
          </w:p>
        </w:tc>
        <w:tc>
          <w:tcPr>
            <w:tcW w:w="0" w:type="auto"/>
            <w:tcPrChange w:id="104" w:author="Microsoft Word" w:date="2026-05-31T19:36:00Z" w16du:dateUtc="2026-05-31T17:36:00Z">
              <w:tcPr>
                <w:tcW w:w="0" w:type="auto"/>
              </w:tcPr>
            </w:tcPrChange>
          </w:tcPr>
          <w:p w14:paraId="46984D65" w14:textId="77777777" w:rsidR="00FB2797" w:rsidRDefault="00982223">
            <w:pPr>
              <w:pStyle w:val="Compact"/>
            </w:pPr>
            <w:r>
              <w:t>Success and Failure</w:t>
            </w:r>
          </w:p>
        </w:tc>
      </w:tr>
    </w:tbl>
    <w:p w14:paraId="46984D67" w14:textId="77777777" w:rsidR="00FB2797" w:rsidRDefault="00982223">
      <w:pPr>
        <w:pStyle w:val="Heading3"/>
      </w:pPr>
      <w:bookmarkStart w:id="105" w:name="task-3-verify-logs"/>
      <w:bookmarkEnd w:id="89"/>
      <w:r>
        <w:t>Task 3: Verify Logs</w:t>
      </w:r>
    </w:p>
    <w:p w14:paraId="46984D68" w14:textId="77777777" w:rsidR="00FB2797" w:rsidRDefault="00982223">
      <w:pPr>
        <w:pStyle w:val="FirstParagraph"/>
      </w:pPr>
      <w:r>
        <w:t>Open Event Viewer and verify:</w:t>
      </w:r>
    </w:p>
    <w:p w14:paraId="46984D69" w14:textId="77777777" w:rsidR="00FB2797" w:rsidRDefault="00982223">
      <w:pPr>
        <w:pStyle w:val="Compact"/>
        <w:numPr>
          <w:ilvl w:val="0"/>
          <w:numId w:val="12"/>
        </w:numPr>
      </w:pPr>
      <w:r>
        <w:t>Security Logs</w:t>
      </w:r>
    </w:p>
    <w:p w14:paraId="46984D6A" w14:textId="77777777" w:rsidR="00FB2797" w:rsidRDefault="00982223">
      <w:pPr>
        <w:pStyle w:val="Compact"/>
        <w:numPr>
          <w:ilvl w:val="0"/>
          <w:numId w:val="12"/>
        </w:numPr>
      </w:pPr>
      <w:r>
        <w:t>System Logs</w:t>
      </w:r>
    </w:p>
    <w:p w14:paraId="46984D6B" w14:textId="77777777" w:rsidR="00FB2797" w:rsidRDefault="00982223">
      <w:pPr>
        <w:pStyle w:val="Compact"/>
        <w:numPr>
          <w:ilvl w:val="0"/>
          <w:numId w:val="12"/>
        </w:numPr>
      </w:pPr>
      <w:r>
        <w:t>Application Logs</w:t>
      </w:r>
    </w:p>
    <w:p w14:paraId="46984D6C" w14:textId="0FFB604A" w:rsidR="00FB2797" w:rsidRDefault="008A2AD2">
      <w:del w:id="106" w:author="Microsoft Word" w:date="2026-05-31T19:36:00Z" w16du:dateUtc="2026-05-31T17:36:00Z">
        <w:r>
          <w:pict w14:anchorId="618CE6C5">
            <v:rect id="_x0000_i1033" style="width:0;height:1.5pt" o:hralign="center" o:hrstd="t" o:hr="t"/>
          </w:pict>
        </w:r>
      </w:del>
    </w:p>
    <w:p w14:paraId="46984D6D" w14:textId="3B21F24E" w:rsidR="00FB2797" w:rsidRDefault="00982223">
      <w:pPr>
        <w:pStyle w:val="Heading1"/>
      </w:pPr>
      <w:bookmarkStart w:id="107" w:name="phase-3-install-splunk"/>
      <w:bookmarkEnd w:id="83"/>
      <w:bookmarkEnd w:id="87"/>
      <w:bookmarkEnd w:id="105"/>
      <w:r>
        <w:t xml:space="preserve">9. Phase 3 </w:t>
      </w:r>
      <w:del w:id="108" w:author="Microsoft Word" w:date="2026-05-31T19:36:00Z" w16du:dateUtc="2026-05-31T17:36:00Z">
        <w:r>
          <w:delText>–</w:delText>
        </w:r>
      </w:del>
      <w:ins w:id="109" w:author="Microsoft Word" w:date="2026-05-31T19:36:00Z" w16du:dateUtc="2026-05-31T17:36:00Z">
        <w:r w:rsidR="00710D95">
          <w:t>-</w:t>
        </w:r>
      </w:ins>
      <w:r>
        <w:t xml:space="preserve"> Install Splunk</w:t>
      </w:r>
    </w:p>
    <w:p w14:paraId="46984D6E" w14:textId="77777777" w:rsidR="00FB2797" w:rsidRDefault="00982223">
      <w:pPr>
        <w:pStyle w:val="Heading2"/>
      </w:pPr>
      <w:bookmarkStart w:id="110" w:name="objective-2"/>
      <w:r>
        <w:t>Objective</w:t>
      </w:r>
    </w:p>
    <w:p w14:paraId="46984D6F" w14:textId="77777777" w:rsidR="00FB2797" w:rsidRDefault="00982223">
      <w:pPr>
        <w:pStyle w:val="FirstParagraph"/>
      </w:pPr>
      <w:r>
        <w:t>Install and configure Splunk Enterprise.</w:t>
      </w:r>
    </w:p>
    <w:p w14:paraId="46984D70" w14:textId="77777777" w:rsidR="00FB2797" w:rsidRDefault="00982223">
      <w:pPr>
        <w:pStyle w:val="Heading2"/>
      </w:pPr>
      <w:bookmarkStart w:id="111" w:name="tasks-2"/>
      <w:bookmarkEnd w:id="110"/>
      <w:r>
        <w:lastRenderedPageBreak/>
        <w:t>Tasks</w:t>
      </w:r>
    </w:p>
    <w:p w14:paraId="46984D71" w14:textId="77777777" w:rsidR="00FB2797" w:rsidRDefault="00982223">
      <w:pPr>
        <w:pStyle w:val="Heading3"/>
      </w:pPr>
      <w:bookmarkStart w:id="112" w:name="task-1-download-splunk"/>
      <w:r>
        <w:t>Task 1: Download Splunk</w:t>
      </w:r>
    </w:p>
    <w:p w14:paraId="46984D72" w14:textId="77777777" w:rsidR="00FB2797" w:rsidRDefault="00982223">
      <w:pPr>
        <w:pStyle w:val="FirstParagraph"/>
      </w:pPr>
      <w:r>
        <w:t>Download Splunk Enterprise.</w:t>
      </w:r>
    </w:p>
    <w:p w14:paraId="46984D73" w14:textId="77777777" w:rsidR="00FB2797" w:rsidRDefault="00982223">
      <w:pPr>
        <w:pStyle w:val="Heading3"/>
      </w:pPr>
      <w:bookmarkStart w:id="113" w:name="task-2-install-splunk"/>
      <w:bookmarkEnd w:id="112"/>
      <w:r>
        <w:t>Task 2: Install Splunk</w:t>
      </w:r>
    </w:p>
    <w:p w14:paraId="46984D74" w14:textId="77777777" w:rsidR="00FB2797" w:rsidRDefault="00982223">
      <w:pPr>
        <w:pStyle w:val="Compact"/>
        <w:numPr>
          <w:ilvl w:val="0"/>
          <w:numId w:val="13"/>
        </w:numPr>
      </w:pPr>
      <w:r>
        <w:t>Install Splunk</w:t>
      </w:r>
    </w:p>
    <w:p w14:paraId="46984D75" w14:textId="77777777" w:rsidR="00FB2797" w:rsidRDefault="00982223">
      <w:pPr>
        <w:pStyle w:val="Compact"/>
        <w:numPr>
          <w:ilvl w:val="0"/>
          <w:numId w:val="13"/>
        </w:numPr>
      </w:pPr>
      <w:r>
        <w:t>Configure administrator credentials</w:t>
      </w:r>
    </w:p>
    <w:p w14:paraId="46984D76" w14:textId="77777777" w:rsidR="00FB2797" w:rsidRDefault="00982223">
      <w:pPr>
        <w:pStyle w:val="Compact"/>
        <w:numPr>
          <w:ilvl w:val="0"/>
          <w:numId w:val="13"/>
        </w:numPr>
      </w:pPr>
      <w:r>
        <w:t>Start Splunk services</w:t>
      </w:r>
    </w:p>
    <w:p w14:paraId="46984D77" w14:textId="77777777" w:rsidR="00FB2797" w:rsidRDefault="00982223">
      <w:pPr>
        <w:pStyle w:val="Heading3"/>
      </w:pPr>
      <w:bookmarkStart w:id="114" w:name="task-3-access-splunk"/>
      <w:bookmarkEnd w:id="113"/>
      <w:r>
        <w:t>Task 3: Access Splunk</w:t>
      </w:r>
    </w:p>
    <w:p w14:paraId="46984D78" w14:textId="77777777" w:rsidR="00FB2797" w:rsidRDefault="00982223">
      <w:pPr>
        <w:pStyle w:val="FirstParagraph"/>
      </w:pPr>
      <w:r>
        <w:t>Open browser:</w:t>
      </w:r>
    </w:p>
    <w:p w14:paraId="46984D79" w14:textId="77777777" w:rsidR="00FB2797" w:rsidRDefault="00982223">
      <w:pPr>
        <w:pStyle w:val="BodyText"/>
      </w:pPr>
      <w:r>
        <w:t>http://localhost:8000</w:t>
      </w:r>
    </w:p>
    <w:p w14:paraId="46984D7A" w14:textId="77777777" w:rsidR="00FB2797" w:rsidRDefault="00982223">
      <w:pPr>
        <w:pStyle w:val="Heading3"/>
      </w:pPr>
      <w:bookmarkStart w:id="115" w:name="task-4-add-data-inputs"/>
      <w:bookmarkEnd w:id="114"/>
      <w:r>
        <w:t>Task 4: Add Data Inputs</w:t>
      </w:r>
    </w:p>
    <w:p w14:paraId="46984D7B" w14:textId="77777777" w:rsidR="00FB2797" w:rsidRDefault="00982223">
      <w:pPr>
        <w:pStyle w:val="FirstParagraph"/>
      </w:pPr>
      <w:r>
        <w:t>Configure Splunk to monitor:</w:t>
      </w:r>
    </w:p>
    <w:p w14:paraId="46984D7C" w14:textId="77777777" w:rsidR="00FB2797" w:rsidRDefault="00982223">
      <w:pPr>
        <w:pStyle w:val="Compact"/>
        <w:numPr>
          <w:ilvl w:val="0"/>
          <w:numId w:val="14"/>
        </w:numPr>
      </w:pPr>
      <w:r>
        <w:t>Windows Security Logs</w:t>
      </w:r>
    </w:p>
    <w:p w14:paraId="46984D7D" w14:textId="77777777" w:rsidR="00FB2797" w:rsidRDefault="00982223">
      <w:pPr>
        <w:pStyle w:val="Compact"/>
        <w:numPr>
          <w:ilvl w:val="0"/>
          <w:numId w:val="14"/>
        </w:numPr>
      </w:pPr>
      <w:r>
        <w:t>System Logs</w:t>
      </w:r>
    </w:p>
    <w:p w14:paraId="46984D7E" w14:textId="77777777" w:rsidR="00FB2797" w:rsidRDefault="00982223">
      <w:pPr>
        <w:pStyle w:val="Compact"/>
        <w:numPr>
          <w:ilvl w:val="0"/>
          <w:numId w:val="14"/>
        </w:numPr>
      </w:pPr>
      <w:r>
        <w:t>Application Logs</w:t>
      </w:r>
    </w:p>
    <w:p w14:paraId="46984D7F" w14:textId="51D96F4B" w:rsidR="00FB2797" w:rsidRDefault="008A2AD2">
      <w:del w:id="116" w:author="Microsoft Word" w:date="2026-05-31T19:36:00Z" w16du:dateUtc="2026-05-31T17:36:00Z">
        <w:r>
          <w:pict w14:anchorId="618CE6C6">
            <v:rect id="_x0000_i1034" style="width:0;height:1.5pt" o:hralign="center" o:hrstd="t" o:hr="t"/>
          </w:pict>
        </w:r>
      </w:del>
    </w:p>
    <w:p w14:paraId="46984D80" w14:textId="1BF55171" w:rsidR="00FB2797" w:rsidRDefault="00982223">
      <w:pPr>
        <w:pStyle w:val="Heading1"/>
      </w:pPr>
      <w:bookmarkStart w:id="117" w:name="phase-4-install-sysmon"/>
      <w:bookmarkEnd w:id="107"/>
      <w:bookmarkEnd w:id="111"/>
      <w:bookmarkEnd w:id="115"/>
      <w:r>
        <w:t xml:space="preserve">10. Phase 4 </w:t>
      </w:r>
      <w:del w:id="118" w:author="Microsoft Word" w:date="2026-05-31T19:36:00Z" w16du:dateUtc="2026-05-31T17:36:00Z">
        <w:r>
          <w:delText>–</w:delText>
        </w:r>
      </w:del>
      <w:ins w:id="119" w:author="Microsoft Word" w:date="2026-05-31T19:36:00Z" w16du:dateUtc="2026-05-31T17:36:00Z">
        <w:r w:rsidR="00710D95">
          <w:t>-</w:t>
        </w:r>
      </w:ins>
      <w:r w:rsidR="00710D95">
        <w:t xml:space="preserve"> </w:t>
      </w:r>
      <w:r>
        <w:t>Install Sysmon</w:t>
      </w:r>
    </w:p>
    <w:p w14:paraId="46984D81" w14:textId="77777777" w:rsidR="00FB2797" w:rsidRDefault="00982223">
      <w:pPr>
        <w:pStyle w:val="Heading2"/>
      </w:pPr>
      <w:bookmarkStart w:id="120" w:name="objective-3"/>
      <w:r>
        <w:t>Objective</w:t>
      </w:r>
    </w:p>
    <w:p w14:paraId="46984D82" w14:textId="77777777" w:rsidR="00FB2797" w:rsidRDefault="00982223">
      <w:pPr>
        <w:pStyle w:val="FirstParagraph"/>
      </w:pPr>
      <w:r>
        <w:t>Improve visibility into system activity.</w:t>
      </w:r>
    </w:p>
    <w:p w14:paraId="46984D83" w14:textId="77777777" w:rsidR="00FB2797" w:rsidRDefault="00982223">
      <w:pPr>
        <w:pStyle w:val="Heading2"/>
      </w:pPr>
      <w:bookmarkStart w:id="121" w:name="what-is-sysmon"/>
      <w:bookmarkEnd w:id="120"/>
      <w:r>
        <w:t>What is Sysmon?</w:t>
      </w:r>
    </w:p>
    <w:p w14:paraId="46984D84" w14:textId="77777777" w:rsidR="00FB2797" w:rsidRDefault="00982223">
      <w:pPr>
        <w:pStyle w:val="FirstParagraph"/>
      </w:pPr>
      <w:r>
        <w:t xml:space="preserve">Sysmon is a Microsoft </w:t>
      </w:r>
      <w:proofErr w:type="spellStart"/>
      <w:r>
        <w:t>Sysinternals</w:t>
      </w:r>
      <w:proofErr w:type="spellEnd"/>
      <w:r>
        <w:t xml:space="preserve"> tool that provides advanced logging for:</w:t>
      </w:r>
    </w:p>
    <w:p w14:paraId="46984D85" w14:textId="77777777" w:rsidR="00FB2797" w:rsidRDefault="00982223">
      <w:pPr>
        <w:pStyle w:val="Compact"/>
        <w:numPr>
          <w:ilvl w:val="0"/>
          <w:numId w:val="15"/>
        </w:numPr>
      </w:pPr>
      <w:r>
        <w:t>Process creation</w:t>
      </w:r>
    </w:p>
    <w:p w14:paraId="46984D86" w14:textId="77777777" w:rsidR="00FB2797" w:rsidRDefault="00982223">
      <w:pPr>
        <w:pStyle w:val="Compact"/>
        <w:numPr>
          <w:ilvl w:val="0"/>
          <w:numId w:val="15"/>
        </w:numPr>
      </w:pPr>
      <w:r>
        <w:t>Network connections</w:t>
      </w:r>
    </w:p>
    <w:p w14:paraId="46984D87" w14:textId="77777777" w:rsidR="00FB2797" w:rsidRDefault="00982223">
      <w:pPr>
        <w:pStyle w:val="Compact"/>
        <w:numPr>
          <w:ilvl w:val="0"/>
          <w:numId w:val="15"/>
        </w:numPr>
      </w:pPr>
      <w:r>
        <w:t>File creation</w:t>
      </w:r>
    </w:p>
    <w:p w14:paraId="46984D88" w14:textId="77777777" w:rsidR="00FB2797" w:rsidRDefault="00982223">
      <w:pPr>
        <w:pStyle w:val="Compact"/>
        <w:numPr>
          <w:ilvl w:val="0"/>
          <w:numId w:val="15"/>
        </w:numPr>
      </w:pPr>
      <w:r>
        <w:t>PowerShell activity</w:t>
      </w:r>
    </w:p>
    <w:p w14:paraId="46984D89" w14:textId="77777777" w:rsidR="00FB2797" w:rsidRDefault="00982223">
      <w:pPr>
        <w:pStyle w:val="Compact"/>
        <w:numPr>
          <w:ilvl w:val="0"/>
          <w:numId w:val="15"/>
        </w:numPr>
      </w:pPr>
      <w:r>
        <w:t>Driver loading</w:t>
      </w:r>
    </w:p>
    <w:p w14:paraId="46984D8A" w14:textId="77777777" w:rsidR="00FB2797" w:rsidRDefault="00982223">
      <w:pPr>
        <w:pStyle w:val="Heading2"/>
      </w:pPr>
      <w:bookmarkStart w:id="122" w:name="tasks-3"/>
      <w:bookmarkEnd w:id="121"/>
      <w:r>
        <w:lastRenderedPageBreak/>
        <w:t>Tasks</w:t>
      </w:r>
    </w:p>
    <w:p w14:paraId="46984D8B" w14:textId="77777777" w:rsidR="00FB2797" w:rsidRDefault="00982223">
      <w:pPr>
        <w:pStyle w:val="Heading3"/>
      </w:pPr>
      <w:bookmarkStart w:id="123" w:name="task-1-download-sysmon"/>
      <w:r>
        <w:t>Task 1: Download Sysmon</w:t>
      </w:r>
    </w:p>
    <w:p w14:paraId="46984D8C" w14:textId="77777777" w:rsidR="00FB2797" w:rsidRDefault="00982223">
      <w:pPr>
        <w:pStyle w:val="FirstParagraph"/>
      </w:pPr>
      <w:r>
        <w:t>Download Sysmon.</w:t>
      </w:r>
    </w:p>
    <w:p w14:paraId="46984D8D" w14:textId="77777777" w:rsidR="00FB2797" w:rsidRDefault="00982223">
      <w:pPr>
        <w:pStyle w:val="Heading3"/>
      </w:pPr>
      <w:bookmarkStart w:id="124" w:name="task-2-install-sysmon"/>
      <w:bookmarkEnd w:id="123"/>
      <w:r>
        <w:t>Task 2: Install Sysmon</w:t>
      </w:r>
    </w:p>
    <w:p w14:paraId="46984D8E" w14:textId="77777777" w:rsidR="00FB2797" w:rsidRDefault="00982223">
      <w:pPr>
        <w:pStyle w:val="FirstParagraph"/>
      </w:pPr>
      <w:r>
        <w:t>Install Sysmon using PowerShell or Command Prompt.</w:t>
      </w:r>
    </w:p>
    <w:p w14:paraId="46984D8F" w14:textId="77777777" w:rsidR="00FB2797" w:rsidRDefault="00982223">
      <w:pPr>
        <w:pStyle w:val="Heading3"/>
      </w:pPr>
      <w:bookmarkStart w:id="125" w:name="task-3-verify-sysmon-logs"/>
      <w:bookmarkEnd w:id="124"/>
      <w:r>
        <w:t>Task 3: Verify Sysmon Logs</w:t>
      </w:r>
    </w:p>
    <w:p w14:paraId="46984D90" w14:textId="77777777" w:rsidR="00FB2797" w:rsidRDefault="00982223">
      <w:pPr>
        <w:pStyle w:val="FirstParagraph"/>
      </w:pPr>
      <w:r>
        <w:t>Open Event Viewer:</w:t>
      </w:r>
    </w:p>
    <w:p w14:paraId="46984D91" w14:textId="77777777" w:rsidR="00FB2797" w:rsidRDefault="00982223">
      <w:pPr>
        <w:pStyle w:val="BodyText"/>
      </w:pPr>
      <w:r>
        <w:t>Applications and Services Logs → Microsoft → Windows → Sysmon</w:t>
      </w:r>
    </w:p>
    <w:p w14:paraId="46984D92" w14:textId="2D4225A2" w:rsidR="00FB2797" w:rsidRDefault="008A2AD2">
      <w:del w:id="126" w:author="Microsoft Word" w:date="2026-05-31T19:36:00Z" w16du:dateUtc="2026-05-31T17:36:00Z">
        <w:r>
          <w:pict w14:anchorId="618CE6C7">
            <v:rect id="_x0000_i1035" style="width:0;height:1.5pt" o:hralign="center" o:hrstd="t" o:hr="t"/>
          </w:pict>
        </w:r>
      </w:del>
    </w:p>
    <w:p w14:paraId="46984D93" w14:textId="77777777" w:rsidR="00FB2797" w:rsidRDefault="00982223">
      <w:pPr>
        <w:pStyle w:val="Heading1"/>
      </w:pPr>
      <w:bookmarkStart w:id="127" w:name="important-windows-event-ids"/>
      <w:bookmarkEnd w:id="117"/>
      <w:bookmarkEnd w:id="122"/>
      <w:bookmarkEnd w:id="125"/>
      <w:r>
        <w:t>11. Important Windows Event IDs</w:t>
      </w:r>
    </w:p>
    <w:p w14:paraId="46984D94" w14:textId="77777777" w:rsidR="00FB2797" w:rsidRDefault="00982223">
      <w:pPr>
        <w:pStyle w:val="FirstParagraph"/>
      </w:pPr>
      <w:r>
        <w:t>The student must monitor the following Event IDs.</w:t>
      </w:r>
    </w:p>
    <w:tbl>
      <w:tblPr>
        <w:tblStyle w:val="Table"/>
        <w:tblW w:w="0" w:type="auto"/>
        <w:tblLook w:val="0020" w:firstRow="1" w:lastRow="0" w:firstColumn="0" w:lastColumn="0" w:noHBand="0" w:noVBand="0"/>
        <w:tblPrChange w:id="128" w:author="Microsoft Word" w:date="2026-05-31T19:36:00Z" w16du:dateUtc="2026-05-31T17:36:00Z">
          <w:tblPr>
            <w:tblStyle w:val="Table"/>
            <w:tblW w:w="0" w:type="auto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020" w:firstRow="1" w:lastRow="0" w:firstColumn="0" w:lastColumn="0" w:noHBand="0" w:noVBand="0"/>
          </w:tblPr>
        </w:tblPrChange>
      </w:tblPr>
      <w:tblGrid>
        <w:gridCol w:w="1071"/>
        <w:gridCol w:w="4329"/>
        <w:tblGridChange w:id="129">
          <w:tblGrid>
            <w:gridCol w:w="1071"/>
            <w:gridCol w:w="4329"/>
          </w:tblGrid>
        </w:tblGridChange>
      </w:tblGrid>
      <w:tr w:rsidR="00FB2797" w14:paraId="46984D97" w14:textId="77777777" w:rsidTr="00EC00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trPrChange w:id="130" w:author="Microsoft Word" w:date="2026-05-31T19:36:00Z" w16du:dateUtc="2026-05-31T17:36:00Z">
            <w:trPr>
              <w:tblHeader/>
            </w:trPr>
          </w:trPrChange>
        </w:trPr>
        <w:tc>
          <w:tcPr>
            <w:tcW w:w="0" w:type="auto"/>
            <w:tcPrChange w:id="131" w:author="Microsoft Word" w:date="2026-05-31T19:36:00Z" w16du:dateUtc="2026-05-31T17:36:00Z">
              <w:tcPr>
                <w:tcW w:w="0" w:type="auto"/>
                <w:tcBorders>
                  <w:bottom w:val="none" w:sz="0" w:space="0" w:color="auto"/>
                </w:tcBorders>
              </w:tcPr>
            </w:tcPrChange>
          </w:tcPr>
          <w:p w14:paraId="46984D95" w14:textId="77777777" w:rsidR="00FB2797" w:rsidRDefault="00982223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Event ID</w:t>
            </w:r>
          </w:p>
        </w:tc>
        <w:tc>
          <w:tcPr>
            <w:tcW w:w="0" w:type="auto"/>
            <w:tcPrChange w:id="132" w:author="Microsoft Word" w:date="2026-05-31T19:36:00Z" w16du:dateUtc="2026-05-31T17:36:00Z">
              <w:tcPr>
                <w:tcW w:w="0" w:type="auto"/>
                <w:tcBorders>
                  <w:bottom w:val="none" w:sz="0" w:space="0" w:color="auto"/>
                </w:tcBorders>
              </w:tcPr>
            </w:tcPrChange>
          </w:tcPr>
          <w:p w14:paraId="46984D96" w14:textId="77777777" w:rsidR="00FB2797" w:rsidRDefault="00982223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FB2797" w14:paraId="46984D9A" w14:textId="77777777">
        <w:tc>
          <w:tcPr>
            <w:tcW w:w="0" w:type="auto"/>
            <w:tcPrChange w:id="133" w:author="Microsoft Word" w:date="2026-05-31T19:36:00Z" w16du:dateUtc="2026-05-31T17:36:00Z">
              <w:tcPr>
                <w:tcW w:w="0" w:type="auto"/>
              </w:tcPr>
            </w:tcPrChange>
          </w:tcPr>
          <w:p w14:paraId="46984D98" w14:textId="77777777" w:rsidR="00FB2797" w:rsidRDefault="00982223">
            <w:pPr>
              <w:pStyle w:val="Compact"/>
            </w:pPr>
            <w:r>
              <w:t>4624</w:t>
            </w:r>
          </w:p>
        </w:tc>
        <w:tc>
          <w:tcPr>
            <w:tcW w:w="0" w:type="auto"/>
            <w:tcPrChange w:id="134" w:author="Microsoft Word" w:date="2026-05-31T19:36:00Z" w16du:dateUtc="2026-05-31T17:36:00Z">
              <w:tcPr>
                <w:tcW w:w="0" w:type="auto"/>
              </w:tcPr>
            </w:tcPrChange>
          </w:tcPr>
          <w:p w14:paraId="46984D99" w14:textId="77777777" w:rsidR="00FB2797" w:rsidRDefault="00982223">
            <w:pPr>
              <w:pStyle w:val="Compact"/>
            </w:pPr>
            <w:r>
              <w:t>Successful login</w:t>
            </w:r>
          </w:p>
        </w:tc>
      </w:tr>
      <w:tr w:rsidR="00FB2797" w14:paraId="46984D9D" w14:textId="77777777">
        <w:tc>
          <w:tcPr>
            <w:tcW w:w="0" w:type="auto"/>
            <w:tcPrChange w:id="135" w:author="Microsoft Word" w:date="2026-05-31T19:36:00Z" w16du:dateUtc="2026-05-31T17:36:00Z">
              <w:tcPr>
                <w:tcW w:w="0" w:type="auto"/>
              </w:tcPr>
            </w:tcPrChange>
          </w:tcPr>
          <w:p w14:paraId="46984D9B" w14:textId="77777777" w:rsidR="00FB2797" w:rsidRDefault="00982223">
            <w:pPr>
              <w:pStyle w:val="Compact"/>
            </w:pPr>
            <w:r>
              <w:t>4625</w:t>
            </w:r>
          </w:p>
        </w:tc>
        <w:tc>
          <w:tcPr>
            <w:tcW w:w="0" w:type="auto"/>
            <w:tcPrChange w:id="136" w:author="Microsoft Word" w:date="2026-05-31T19:36:00Z" w16du:dateUtc="2026-05-31T17:36:00Z">
              <w:tcPr>
                <w:tcW w:w="0" w:type="auto"/>
              </w:tcPr>
            </w:tcPrChange>
          </w:tcPr>
          <w:p w14:paraId="46984D9C" w14:textId="77777777" w:rsidR="00FB2797" w:rsidRDefault="00982223">
            <w:pPr>
              <w:pStyle w:val="Compact"/>
            </w:pPr>
            <w:r>
              <w:t>Failed login</w:t>
            </w:r>
          </w:p>
        </w:tc>
      </w:tr>
      <w:tr w:rsidR="00FB2797" w14:paraId="46984DA0" w14:textId="77777777">
        <w:tc>
          <w:tcPr>
            <w:tcW w:w="0" w:type="auto"/>
            <w:tcPrChange w:id="137" w:author="Microsoft Word" w:date="2026-05-31T19:36:00Z" w16du:dateUtc="2026-05-31T17:36:00Z">
              <w:tcPr>
                <w:tcW w:w="0" w:type="auto"/>
              </w:tcPr>
            </w:tcPrChange>
          </w:tcPr>
          <w:p w14:paraId="46984D9E" w14:textId="77777777" w:rsidR="00FB2797" w:rsidRDefault="00982223">
            <w:pPr>
              <w:pStyle w:val="Compact"/>
            </w:pPr>
            <w:r>
              <w:t>4634</w:t>
            </w:r>
          </w:p>
        </w:tc>
        <w:tc>
          <w:tcPr>
            <w:tcW w:w="0" w:type="auto"/>
            <w:tcPrChange w:id="138" w:author="Microsoft Word" w:date="2026-05-31T19:36:00Z" w16du:dateUtc="2026-05-31T17:36:00Z">
              <w:tcPr>
                <w:tcW w:w="0" w:type="auto"/>
              </w:tcPr>
            </w:tcPrChange>
          </w:tcPr>
          <w:p w14:paraId="46984D9F" w14:textId="77777777" w:rsidR="00FB2797" w:rsidRDefault="00982223">
            <w:pPr>
              <w:pStyle w:val="Compact"/>
            </w:pPr>
            <w:r>
              <w:t>User logoff</w:t>
            </w:r>
          </w:p>
        </w:tc>
      </w:tr>
      <w:tr w:rsidR="00FB2797" w14:paraId="46984DA3" w14:textId="77777777">
        <w:tc>
          <w:tcPr>
            <w:tcW w:w="0" w:type="auto"/>
            <w:tcPrChange w:id="139" w:author="Microsoft Word" w:date="2026-05-31T19:36:00Z" w16du:dateUtc="2026-05-31T17:36:00Z">
              <w:tcPr>
                <w:tcW w:w="0" w:type="auto"/>
              </w:tcPr>
            </w:tcPrChange>
          </w:tcPr>
          <w:p w14:paraId="46984DA1" w14:textId="77777777" w:rsidR="00FB2797" w:rsidRDefault="00982223">
            <w:pPr>
              <w:pStyle w:val="Compact"/>
            </w:pPr>
            <w:r>
              <w:t>4672</w:t>
            </w:r>
          </w:p>
        </w:tc>
        <w:tc>
          <w:tcPr>
            <w:tcW w:w="0" w:type="auto"/>
            <w:tcPrChange w:id="140" w:author="Microsoft Word" w:date="2026-05-31T19:36:00Z" w16du:dateUtc="2026-05-31T17:36:00Z">
              <w:tcPr>
                <w:tcW w:w="0" w:type="auto"/>
              </w:tcPr>
            </w:tcPrChange>
          </w:tcPr>
          <w:p w14:paraId="46984DA2" w14:textId="77777777" w:rsidR="00FB2797" w:rsidRDefault="00982223">
            <w:pPr>
              <w:pStyle w:val="Compact"/>
            </w:pPr>
            <w:r>
              <w:t>Administrative privileges assigned</w:t>
            </w:r>
          </w:p>
        </w:tc>
      </w:tr>
      <w:tr w:rsidR="00FB2797" w14:paraId="46984DA6" w14:textId="77777777">
        <w:tc>
          <w:tcPr>
            <w:tcW w:w="0" w:type="auto"/>
            <w:tcPrChange w:id="141" w:author="Microsoft Word" w:date="2026-05-31T19:36:00Z" w16du:dateUtc="2026-05-31T17:36:00Z">
              <w:tcPr>
                <w:tcW w:w="0" w:type="auto"/>
              </w:tcPr>
            </w:tcPrChange>
          </w:tcPr>
          <w:p w14:paraId="46984DA4" w14:textId="77777777" w:rsidR="00FB2797" w:rsidRDefault="00982223">
            <w:pPr>
              <w:pStyle w:val="Compact"/>
            </w:pPr>
            <w:r>
              <w:t>4688</w:t>
            </w:r>
          </w:p>
        </w:tc>
        <w:tc>
          <w:tcPr>
            <w:tcW w:w="0" w:type="auto"/>
            <w:tcPrChange w:id="142" w:author="Microsoft Word" w:date="2026-05-31T19:36:00Z" w16du:dateUtc="2026-05-31T17:36:00Z">
              <w:tcPr>
                <w:tcW w:w="0" w:type="auto"/>
              </w:tcPr>
            </w:tcPrChange>
          </w:tcPr>
          <w:p w14:paraId="46984DA5" w14:textId="77777777" w:rsidR="00FB2797" w:rsidRDefault="00982223">
            <w:pPr>
              <w:pStyle w:val="Compact"/>
            </w:pPr>
            <w:r>
              <w:t>Process creation</w:t>
            </w:r>
          </w:p>
        </w:tc>
      </w:tr>
      <w:tr w:rsidR="00FB2797" w14:paraId="46984DA9" w14:textId="77777777">
        <w:tc>
          <w:tcPr>
            <w:tcW w:w="0" w:type="auto"/>
            <w:tcPrChange w:id="143" w:author="Microsoft Word" w:date="2026-05-31T19:36:00Z" w16du:dateUtc="2026-05-31T17:36:00Z">
              <w:tcPr>
                <w:tcW w:w="0" w:type="auto"/>
              </w:tcPr>
            </w:tcPrChange>
          </w:tcPr>
          <w:p w14:paraId="46984DA7" w14:textId="77777777" w:rsidR="00FB2797" w:rsidRDefault="00982223">
            <w:pPr>
              <w:pStyle w:val="Compact"/>
            </w:pPr>
            <w:r>
              <w:t>4720</w:t>
            </w:r>
          </w:p>
        </w:tc>
        <w:tc>
          <w:tcPr>
            <w:tcW w:w="0" w:type="auto"/>
            <w:tcPrChange w:id="144" w:author="Microsoft Word" w:date="2026-05-31T19:36:00Z" w16du:dateUtc="2026-05-31T17:36:00Z">
              <w:tcPr>
                <w:tcW w:w="0" w:type="auto"/>
              </w:tcPr>
            </w:tcPrChange>
          </w:tcPr>
          <w:p w14:paraId="46984DA8" w14:textId="77777777" w:rsidR="00FB2797" w:rsidRDefault="00982223">
            <w:pPr>
              <w:pStyle w:val="Compact"/>
            </w:pPr>
            <w:r>
              <w:t>User account created</w:t>
            </w:r>
          </w:p>
        </w:tc>
      </w:tr>
      <w:tr w:rsidR="00FB2797" w14:paraId="46984DAC" w14:textId="77777777">
        <w:tc>
          <w:tcPr>
            <w:tcW w:w="0" w:type="auto"/>
            <w:tcPrChange w:id="145" w:author="Microsoft Word" w:date="2026-05-31T19:36:00Z" w16du:dateUtc="2026-05-31T17:36:00Z">
              <w:tcPr>
                <w:tcW w:w="0" w:type="auto"/>
              </w:tcPr>
            </w:tcPrChange>
          </w:tcPr>
          <w:p w14:paraId="46984DAA" w14:textId="77777777" w:rsidR="00FB2797" w:rsidRDefault="00982223">
            <w:pPr>
              <w:pStyle w:val="Compact"/>
            </w:pPr>
            <w:r>
              <w:t>4726</w:t>
            </w:r>
          </w:p>
        </w:tc>
        <w:tc>
          <w:tcPr>
            <w:tcW w:w="0" w:type="auto"/>
            <w:tcPrChange w:id="146" w:author="Microsoft Word" w:date="2026-05-31T19:36:00Z" w16du:dateUtc="2026-05-31T17:36:00Z">
              <w:tcPr>
                <w:tcW w:w="0" w:type="auto"/>
              </w:tcPr>
            </w:tcPrChange>
          </w:tcPr>
          <w:p w14:paraId="46984DAB" w14:textId="77777777" w:rsidR="00FB2797" w:rsidRDefault="00982223">
            <w:pPr>
              <w:pStyle w:val="Compact"/>
            </w:pPr>
            <w:r>
              <w:t>User account deleted</w:t>
            </w:r>
          </w:p>
        </w:tc>
      </w:tr>
      <w:tr w:rsidR="00FB2797" w14:paraId="46984DAF" w14:textId="77777777">
        <w:tc>
          <w:tcPr>
            <w:tcW w:w="0" w:type="auto"/>
            <w:tcPrChange w:id="147" w:author="Microsoft Word" w:date="2026-05-31T19:36:00Z" w16du:dateUtc="2026-05-31T17:36:00Z">
              <w:tcPr>
                <w:tcW w:w="0" w:type="auto"/>
              </w:tcPr>
            </w:tcPrChange>
          </w:tcPr>
          <w:p w14:paraId="46984DAD" w14:textId="77777777" w:rsidR="00FB2797" w:rsidRDefault="00982223">
            <w:pPr>
              <w:pStyle w:val="Compact"/>
            </w:pPr>
            <w:r>
              <w:t>4732</w:t>
            </w:r>
          </w:p>
        </w:tc>
        <w:tc>
          <w:tcPr>
            <w:tcW w:w="0" w:type="auto"/>
            <w:tcPrChange w:id="148" w:author="Microsoft Word" w:date="2026-05-31T19:36:00Z" w16du:dateUtc="2026-05-31T17:36:00Z">
              <w:tcPr>
                <w:tcW w:w="0" w:type="auto"/>
              </w:tcPr>
            </w:tcPrChange>
          </w:tcPr>
          <w:p w14:paraId="46984DAE" w14:textId="77777777" w:rsidR="00FB2797" w:rsidRDefault="00982223">
            <w:pPr>
              <w:pStyle w:val="Compact"/>
            </w:pPr>
            <w:r>
              <w:t>User added to local administrator group</w:t>
            </w:r>
          </w:p>
        </w:tc>
      </w:tr>
      <w:tr w:rsidR="00FB2797" w14:paraId="46984DB2" w14:textId="77777777">
        <w:tc>
          <w:tcPr>
            <w:tcW w:w="0" w:type="auto"/>
            <w:tcPrChange w:id="149" w:author="Microsoft Word" w:date="2026-05-31T19:36:00Z" w16du:dateUtc="2026-05-31T17:36:00Z">
              <w:tcPr>
                <w:tcW w:w="0" w:type="auto"/>
              </w:tcPr>
            </w:tcPrChange>
          </w:tcPr>
          <w:p w14:paraId="46984DB0" w14:textId="77777777" w:rsidR="00FB2797" w:rsidRDefault="00982223">
            <w:pPr>
              <w:pStyle w:val="Compact"/>
            </w:pPr>
            <w:r>
              <w:t>4740</w:t>
            </w:r>
          </w:p>
        </w:tc>
        <w:tc>
          <w:tcPr>
            <w:tcW w:w="0" w:type="auto"/>
            <w:tcPrChange w:id="150" w:author="Microsoft Word" w:date="2026-05-31T19:36:00Z" w16du:dateUtc="2026-05-31T17:36:00Z">
              <w:tcPr>
                <w:tcW w:w="0" w:type="auto"/>
              </w:tcPr>
            </w:tcPrChange>
          </w:tcPr>
          <w:p w14:paraId="46984DB1" w14:textId="77777777" w:rsidR="00FB2797" w:rsidRDefault="00982223">
            <w:pPr>
              <w:pStyle w:val="Compact"/>
            </w:pPr>
            <w:r>
              <w:t>Account locked out</w:t>
            </w:r>
          </w:p>
        </w:tc>
      </w:tr>
    </w:tbl>
    <w:p w14:paraId="46984DB3" w14:textId="5DAA7990" w:rsidR="00FB2797" w:rsidRDefault="008A2AD2">
      <w:del w:id="151" w:author="Microsoft Word" w:date="2026-05-31T19:36:00Z" w16du:dateUtc="2026-05-31T17:36:00Z">
        <w:r>
          <w:pict w14:anchorId="618CE6C8">
            <v:rect id="_x0000_i1036" style="width:0;height:1.5pt" o:hralign="center" o:hrstd="t" o:hr="t"/>
          </w:pict>
        </w:r>
      </w:del>
    </w:p>
    <w:p w14:paraId="46984DB4" w14:textId="4C893A22" w:rsidR="00FB2797" w:rsidRDefault="00982223">
      <w:pPr>
        <w:pStyle w:val="Heading1"/>
      </w:pPr>
      <w:bookmarkStart w:id="152" w:name="phase-5-generate-security-events"/>
      <w:bookmarkEnd w:id="127"/>
      <w:r>
        <w:t xml:space="preserve">12. Phase 5 </w:t>
      </w:r>
      <w:del w:id="153" w:author="Microsoft Word" w:date="2026-05-31T19:36:00Z" w16du:dateUtc="2026-05-31T17:36:00Z">
        <w:r>
          <w:delText>–</w:delText>
        </w:r>
      </w:del>
      <w:ins w:id="154" w:author="Microsoft Word" w:date="2026-05-31T19:36:00Z" w16du:dateUtc="2026-05-31T17:36:00Z">
        <w:r w:rsidR="00710D95">
          <w:t>-</w:t>
        </w:r>
      </w:ins>
      <w:r>
        <w:t xml:space="preserve"> Generate Security Events</w:t>
      </w:r>
    </w:p>
    <w:p w14:paraId="46984DB5" w14:textId="77777777" w:rsidR="00FB2797" w:rsidRDefault="00982223">
      <w:pPr>
        <w:pStyle w:val="Heading2"/>
      </w:pPr>
      <w:bookmarkStart w:id="155" w:name="objective-4"/>
      <w:r>
        <w:t>Objective</w:t>
      </w:r>
    </w:p>
    <w:p w14:paraId="46984DB6" w14:textId="77777777" w:rsidR="00FB2797" w:rsidRDefault="00982223">
      <w:pPr>
        <w:pStyle w:val="FirstParagraph"/>
      </w:pPr>
      <w:r>
        <w:t>Generate events that will be detected and investigated.</w:t>
      </w:r>
    </w:p>
    <w:p w14:paraId="46984DB7" w14:textId="4787F79A" w:rsidR="00FB2797" w:rsidRDefault="008A2AD2">
      <w:del w:id="156" w:author="Microsoft Word" w:date="2026-05-31T19:36:00Z" w16du:dateUtc="2026-05-31T17:36:00Z">
        <w:r>
          <w:pict w14:anchorId="618CE6C9">
            <v:rect id="_x0000_i1037" style="width:0;height:1.5pt" o:hralign="center" o:hrstd="t" o:hr="t"/>
          </w:pict>
        </w:r>
      </w:del>
    </w:p>
    <w:p w14:paraId="46984DB8" w14:textId="221186B8" w:rsidR="00FB2797" w:rsidRDefault="00982223">
      <w:pPr>
        <w:pStyle w:val="Heading2"/>
      </w:pPr>
      <w:bookmarkStart w:id="157" w:name="activity-1-failed-login-detection"/>
      <w:bookmarkEnd w:id="155"/>
      <w:r>
        <w:lastRenderedPageBreak/>
        <w:t xml:space="preserve">Activity 1 </w:t>
      </w:r>
      <w:del w:id="158" w:author="Microsoft Word" w:date="2026-05-31T19:36:00Z" w16du:dateUtc="2026-05-31T17:36:00Z">
        <w:r>
          <w:delText>–</w:delText>
        </w:r>
      </w:del>
      <w:ins w:id="159" w:author="Microsoft Word" w:date="2026-05-31T19:36:00Z" w16du:dateUtc="2026-05-31T17:36:00Z">
        <w:r w:rsidR="00710D95">
          <w:t>-</w:t>
        </w:r>
      </w:ins>
      <w:r>
        <w:t xml:space="preserve"> Failed Login Detection</w:t>
      </w:r>
    </w:p>
    <w:p w14:paraId="46984DB9" w14:textId="77777777" w:rsidR="00FB2797" w:rsidRDefault="00982223">
      <w:pPr>
        <w:pStyle w:val="Heading3"/>
      </w:pPr>
      <w:bookmarkStart w:id="160" w:name="objective-5"/>
      <w:r>
        <w:t>Objective</w:t>
      </w:r>
    </w:p>
    <w:p w14:paraId="46984DBA" w14:textId="77777777" w:rsidR="00FB2797" w:rsidRDefault="00982223">
      <w:pPr>
        <w:pStyle w:val="FirstParagraph"/>
      </w:pPr>
      <w:r>
        <w:t>Generate failed login attempts.</w:t>
      </w:r>
    </w:p>
    <w:p w14:paraId="46984DBB" w14:textId="77777777" w:rsidR="00FB2797" w:rsidRDefault="00982223">
      <w:pPr>
        <w:pStyle w:val="Heading3"/>
      </w:pPr>
      <w:bookmarkStart w:id="161" w:name="steps"/>
      <w:bookmarkEnd w:id="160"/>
      <w:r>
        <w:t>Steps</w:t>
      </w:r>
    </w:p>
    <w:p w14:paraId="46984DBC" w14:textId="77777777" w:rsidR="00FB2797" w:rsidRDefault="00982223">
      <w:pPr>
        <w:pStyle w:val="Compact"/>
        <w:numPr>
          <w:ilvl w:val="0"/>
          <w:numId w:val="16"/>
        </w:numPr>
      </w:pPr>
      <w:r>
        <w:t>Log out of Windows</w:t>
      </w:r>
    </w:p>
    <w:p w14:paraId="46984DBD" w14:textId="77777777" w:rsidR="00FB2797" w:rsidRDefault="00982223">
      <w:pPr>
        <w:pStyle w:val="Compact"/>
        <w:numPr>
          <w:ilvl w:val="0"/>
          <w:numId w:val="16"/>
        </w:numPr>
      </w:pPr>
      <w:proofErr w:type="gramStart"/>
      <w:r>
        <w:t>Attempt</w:t>
      </w:r>
      <w:proofErr w:type="gramEnd"/>
      <w:r>
        <w:t xml:space="preserve"> login using incorrect password multiple times</w:t>
      </w:r>
    </w:p>
    <w:p w14:paraId="46984DBE" w14:textId="77777777" w:rsidR="00FB2797" w:rsidRDefault="00982223">
      <w:pPr>
        <w:pStyle w:val="Compact"/>
        <w:numPr>
          <w:ilvl w:val="0"/>
          <w:numId w:val="16"/>
        </w:numPr>
      </w:pPr>
      <w:r>
        <w:t>Open Event Viewer</w:t>
      </w:r>
    </w:p>
    <w:p w14:paraId="46984DBF" w14:textId="77777777" w:rsidR="00FB2797" w:rsidRDefault="00982223">
      <w:pPr>
        <w:pStyle w:val="Compact"/>
        <w:numPr>
          <w:ilvl w:val="0"/>
          <w:numId w:val="16"/>
        </w:numPr>
      </w:pPr>
      <w:r>
        <w:t>Locate Event ID 4625</w:t>
      </w:r>
    </w:p>
    <w:p w14:paraId="46984DC0" w14:textId="77777777" w:rsidR="00FB2797" w:rsidRDefault="00982223">
      <w:pPr>
        <w:pStyle w:val="Heading3"/>
      </w:pPr>
      <w:bookmarkStart w:id="162" w:name="splunk-task"/>
      <w:bookmarkEnd w:id="161"/>
      <w:r>
        <w:t>Splunk Task</w:t>
      </w:r>
    </w:p>
    <w:p w14:paraId="46984DC1" w14:textId="77777777" w:rsidR="00FB2797" w:rsidRDefault="00982223">
      <w:pPr>
        <w:pStyle w:val="FirstParagraph"/>
      </w:pPr>
      <w:r>
        <w:t>Create a Splunk search to detect failed logins.</w:t>
      </w:r>
    </w:p>
    <w:p w14:paraId="46984DC2" w14:textId="77777777" w:rsidR="00FB2797" w:rsidRDefault="00982223">
      <w:pPr>
        <w:pStyle w:val="Heading3"/>
      </w:pPr>
      <w:bookmarkStart w:id="163" w:name="investigation-questions"/>
      <w:bookmarkEnd w:id="162"/>
      <w:r>
        <w:t>Investigation Questions</w:t>
      </w:r>
    </w:p>
    <w:p w14:paraId="46984DC3" w14:textId="77777777" w:rsidR="00FB2797" w:rsidRDefault="00982223">
      <w:pPr>
        <w:pStyle w:val="Compact"/>
        <w:numPr>
          <w:ilvl w:val="0"/>
          <w:numId w:val="17"/>
        </w:numPr>
      </w:pPr>
      <w:r>
        <w:t>Which user account failed?</w:t>
      </w:r>
    </w:p>
    <w:p w14:paraId="46984DC4" w14:textId="77777777" w:rsidR="00FB2797" w:rsidRDefault="00982223">
      <w:pPr>
        <w:pStyle w:val="Compact"/>
        <w:numPr>
          <w:ilvl w:val="0"/>
          <w:numId w:val="17"/>
        </w:numPr>
      </w:pPr>
      <w:r>
        <w:t>How many attempts occurred?</w:t>
      </w:r>
    </w:p>
    <w:p w14:paraId="46984DC5" w14:textId="77777777" w:rsidR="00FB2797" w:rsidRDefault="00982223">
      <w:pPr>
        <w:pStyle w:val="Compact"/>
        <w:numPr>
          <w:ilvl w:val="0"/>
          <w:numId w:val="17"/>
        </w:numPr>
      </w:pPr>
      <w:r>
        <w:t>What time did the attempts occur?</w:t>
      </w:r>
    </w:p>
    <w:p w14:paraId="46984DC6" w14:textId="1569F67F" w:rsidR="00FB2797" w:rsidRDefault="008A2AD2">
      <w:del w:id="164" w:author="Microsoft Word" w:date="2026-05-31T19:36:00Z" w16du:dateUtc="2026-05-31T17:36:00Z">
        <w:r>
          <w:pict w14:anchorId="618CE6CA">
            <v:rect id="_x0000_i1038" style="width:0;height:1.5pt" o:hralign="center" o:hrstd="t" o:hr="t"/>
          </w:pict>
        </w:r>
      </w:del>
    </w:p>
    <w:p w14:paraId="46984DC7" w14:textId="408DEA16" w:rsidR="00FB2797" w:rsidRDefault="00982223">
      <w:pPr>
        <w:pStyle w:val="Heading2"/>
      </w:pPr>
      <w:bookmarkStart w:id="165" w:name="activity-2-successful-login-monitoring"/>
      <w:bookmarkEnd w:id="157"/>
      <w:bookmarkEnd w:id="163"/>
      <w:r>
        <w:t xml:space="preserve">Activity 2 </w:t>
      </w:r>
      <w:del w:id="166" w:author="Microsoft Word" w:date="2026-05-31T19:36:00Z" w16du:dateUtc="2026-05-31T17:36:00Z">
        <w:r>
          <w:delText>–</w:delText>
        </w:r>
      </w:del>
      <w:ins w:id="167" w:author="Microsoft Word" w:date="2026-05-31T19:36:00Z" w16du:dateUtc="2026-05-31T17:36:00Z">
        <w:r w:rsidR="00710D95">
          <w:t>-</w:t>
        </w:r>
      </w:ins>
      <w:r>
        <w:t xml:space="preserve"> Successful Login Monitoring</w:t>
      </w:r>
    </w:p>
    <w:p w14:paraId="46984DC8" w14:textId="77777777" w:rsidR="00FB2797" w:rsidRDefault="00982223">
      <w:pPr>
        <w:pStyle w:val="Heading3"/>
      </w:pPr>
      <w:bookmarkStart w:id="168" w:name="objective-6"/>
      <w:r>
        <w:t>Objective</w:t>
      </w:r>
    </w:p>
    <w:p w14:paraId="46984DC9" w14:textId="77777777" w:rsidR="00FB2797" w:rsidRDefault="00982223">
      <w:pPr>
        <w:pStyle w:val="FirstParagraph"/>
      </w:pPr>
      <w:r>
        <w:t>Monitor successful logins.</w:t>
      </w:r>
    </w:p>
    <w:p w14:paraId="46984DCA" w14:textId="77777777" w:rsidR="00FB2797" w:rsidRDefault="00982223">
      <w:pPr>
        <w:pStyle w:val="Heading3"/>
      </w:pPr>
      <w:bookmarkStart w:id="169" w:name="steps-1"/>
      <w:bookmarkEnd w:id="168"/>
      <w:r>
        <w:t>Steps</w:t>
      </w:r>
    </w:p>
    <w:p w14:paraId="46984DCB" w14:textId="77777777" w:rsidR="00FB2797" w:rsidRDefault="00982223">
      <w:pPr>
        <w:pStyle w:val="Compact"/>
        <w:numPr>
          <w:ilvl w:val="0"/>
          <w:numId w:val="18"/>
        </w:numPr>
      </w:pPr>
      <w:r>
        <w:t>Log into Windows successfully</w:t>
      </w:r>
    </w:p>
    <w:p w14:paraId="46984DCC" w14:textId="77777777" w:rsidR="00FB2797" w:rsidRDefault="00982223">
      <w:pPr>
        <w:pStyle w:val="Compact"/>
        <w:numPr>
          <w:ilvl w:val="0"/>
          <w:numId w:val="18"/>
        </w:numPr>
      </w:pPr>
      <w:r>
        <w:t>Locate Event ID 4624</w:t>
      </w:r>
    </w:p>
    <w:p w14:paraId="46984DCD" w14:textId="77777777" w:rsidR="00FB2797" w:rsidRDefault="00982223">
      <w:pPr>
        <w:pStyle w:val="Heading3"/>
      </w:pPr>
      <w:bookmarkStart w:id="170" w:name="splunk-task-1"/>
      <w:bookmarkEnd w:id="169"/>
      <w:r>
        <w:t>Splunk Task</w:t>
      </w:r>
    </w:p>
    <w:p w14:paraId="46984DCE" w14:textId="77777777" w:rsidR="00FB2797" w:rsidRDefault="00982223">
      <w:pPr>
        <w:pStyle w:val="FirstParagraph"/>
      </w:pPr>
      <w:r>
        <w:t>Create a dashboard showing successful logins.</w:t>
      </w:r>
    </w:p>
    <w:p w14:paraId="46984DCF" w14:textId="1F5A2716" w:rsidR="00FB2797" w:rsidRDefault="008A2AD2">
      <w:del w:id="171" w:author="Microsoft Word" w:date="2026-05-31T19:36:00Z" w16du:dateUtc="2026-05-31T17:36:00Z">
        <w:r>
          <w:pict w14:anchorId="618CE6CB">
            <v:rect id="_x0000_i1039" style="width:0;height:1.5pt" o:hralign="center" o:hrstd="t" o:hr="t"/>
          </w:pict>
        </w:r>
      </w:del>
    </w:p>
    <w:p w14:paraId="46984DD0" w14:textId="1530F135" w:rsidR="00FB2797" w:rsidRDefault="00982223">
      <w:pPr>
        <w:pStyle w:val="Heading2"/>
      </w:pPr>
      <w:bookmarkStart w:id="172" w:name="activity-3-user-account-creation"/>
      <w:bookmarkEnd w:id="165"/>
      <w:bookmarkEnd w:id="170"/>
      <w:r>
        <w:t xml:space="preserve">Activity 3 </w:t>
      </w:r>
      <w:del w:id="173" w:author="Microsoft Word" w:date="2026-05-31T19:36:00Z" w16du:dateUtc="2026-05-31T17:36:00Z">
        <w:r>
          <w:delText>–</w:delText>
        </w:r>
      </w:del>
      <w:ins w:id="174" w:author="Microsoft Word" w:date="2026-05-31T19:36:00Z" w16du:dateUtc="2026-05-31T17:36:00Z">
        <w:r w:rsidR="00710D95">
          <w:t>-</w:t>
        </w:r>
      </w:ins>
      <w:r>
        <w:t xml:space="preserve"> User Account Creation</w:t>
      </w:r>
    </w:p>
    <w:p w14:paraId="46984DD1" w14:textId="77777777" w:rsidR="00FB2797" w:rsidRDefault="00982223">
      <w:pPr>
        <w:pStyle w:val="Heading3"/>
      </w:pPr>
      <w:bookmarkStart w:id="175" w:name="objective-7"/>
      <w:r>
        <w:t>Objective</w:t>
      </w:r>
    </w:p>
    <w:p w14:paraId="46984DD2" w14:textId="77777777" w:rsidR="00FB2797" w:rsidRDefault="00982223">
      <w:pPr>
        <w:pStyle w:val="FirstParagraph"/>
      </w:pPr>
      <w:r>
        <w:t>Monitor creation of new accounts.</w:t>
      </w:r>
    </w:p>
    <w:p w14:paraId="46984DD3" w14:textId="77777777" w:rsidR="00FB2797" w:rsidRDefault="00982223">
      <w:pPr>
        <w:pStyle w:val="Heading3"/>
      </w:pPr>
      <w:bookmarkStart w:id="176" w:name="steps-2"/>
      <w:bookmarkEnd w:id="175"/>
      <w:r>
        <w:t>Steps</w:t>
      </w:r>
    </w:p>
    <w:p w14:paraId="46984DD4" w14:textId="77777777" w:rsidR="00FB2797" w:rsidRDefault="00982223">
      <w:pPr>
        <w:pStyle w:val="Compact"/>
        <w:numPr>
          <w:ilvl w:val="0"/>
          <w:numId w:val="19"/>
        </w:numPr>
      </w:pPr>
      <w:r>
        <w:t>Create a new local user account</w:t>
      </w:r>
    </w:p>
    <w:p w14:paraId="46984DD5" w14:textId="77777777" w:rsidR="00FB2797" w:rsidRDefault="00982223">
      <w:pPr>
        <w:pStyle w:val="Compact"/>
        <w:numPr>
          <w:ilvl w:val="0"/>
          <w:numId w:val="19"/>
        </w:numPr>
      </w:pPr>
      <w:r>
        <w:lastRenderedPageBreak/>
        <w:t>Locate Event ID 4720</w:t>
      </w:r>
    </w:p>
    <w:p w14:paraId="46984DD6" w14:textId="77777777" w:rsidR="00FB2797" w:rsidRDefault="00982223">
      <w:pPr>
        <w:pStyle w:val="Heading3"/>
      </w:pPr>
      <w:bookmarkStart w:id="177" w:name="splunk-task-2"/>
      <w:bookmarkEnd w:id="176"/>
      <w:r>
        <w:t>Splunk Task</w:t>
      </w:r>
    </w:p>
    <w:p w14:paraId="46984DD7" w14:textId="77777777" w:rsidR="00FB2797" w:rsidRDefault="00982223">
      <w:pPr>
        <w:pStyle w:val="FirstParagraph"/>
      </w:pPr>
      <w:r>
        <w:t xml:space="preserve">Create </w:t>
      </w:r>
      <w:proofErr w:type="gramStart"/>
      <w:r>
        <w:t>alert</w:t>
      </w:r>
      <w:proofErr w:type="gramEnd"/>
      <w:r>
        <w:t xml:space="preserve"> for new user account creation.</w:t>
      </w:r>
    </w:p>
    <w:p w14:paraId="46984DD8" w14:textId="77777777" w:rsidR="00FB2797" w:rsidRDefault="00982223">
      <w:pPr>
        <w:pStyle w:val="Heading3"/>
      </w:pPr>
      <w:bookmarkStart w:id="178" w:name="investigation-questions-1"/>
      <w:bookmarkEnd w:id="177"/>
      <w:r>
        <w:t>Investigation Questions</w:t>
      </w:r>
    </w:p>
    <w:p w14:paraId="46984DD9" w14:textId="77777777" w:rsidR="00FB2797" w:rsidRDefault="00982223">
      <w:pPr>
        <w:pStyle w:val="Compact"/>
        <w:numPr>
          <w:ilvl w:val="0"/>
          <w:numId w:val="20"/>
        </w:numPr>
      </w:pPr>
      <w:r>
        <w:t>Who created the account?</w:t>
      </w:r>
    </w:p>
    <w:p w14:paraId="46984DDA" w14:textId="77777777" w:rsidR="00FB2797" w:rsidRDefault="00982223">
      <w:pPr>
        <w:pStyle w:val="Compact"/>
        <w:numPr>
          <w:ilvl w:val="0"/>
          <w:numId w:val="20"/>
        </w:numPr>
      </w:pPr>
      <w:r>
        <w:t>Was the action authorized?</w:t>
      </w:r>
    </w:p>
    <w:p w14:paraId="46984DDB" w14:textId="11A248BC" w:rsidR="00FB2797" w:rsidRDefault="008A2AD2">
      <w:del w:id="179" w:author="Microsoft Word" w:date="2026-05-31T19:36:00Z" w16du:dateUtc="2026-05-31T17:36:00Z">
        <w:r>
          <w:pict w14:anchorId="618CE6CC">
            <v:rect id="_x0000_i1040" style="width:0;height:1.5pt" o:hralign="center" o:hrstd="t" o:hr="t"/>
          </w:pict>
        </w:r>
      </w:del>
    </w:p>
    <w:p w14:paraId="46984DDC" w14:textId="6CDAA421" w:rsidR="00FB2797" w:rsidRDefault="00982223">
      <w:pPr>
        <w:pStyle w:val="Heading2"/>
      </w:pPr>
      <w:bookmarkStart w:id="180" w:name="activity-4-administrative-privileges"/>
      <w:bookmarkEnd w:id="172"/>
      <w:bookmarkEnd w:id="178"/>
      <w:r>
        <w:t xml:space="preserve">Activity 4 </w:t>
      </w:r>
      <w:del w:id="181" w:author="Microsoft Word" w:date="2026-05-31T19:36:00Z" w16du:dateUtc="2026-05-31T17:36:00Z">
        <w:r>
          <w:delText>–</w:delText>
        </w:r>
      </w:del>
      <w:ins w:id="182" w:author="Microsoft Word" w:date="2026-05-31T19:36:00Z" w16du:dateUtc="2026-05-31T17:36:00Z">
        <w:r w:rsidR="00710D95">
          <w:t>-</w:t>
        </w:r>
      </w:ins>
      <w:r>
        <w:t xml:space="preserve"> Administrative Privileges</w:t>
      </w:r>
    </w:p>
    <w:p w14:paraId="46984DDD" w14:textId="77777777" w:rsidR="00FB2797" w:rsidRDefault="00982223">
      <w:pPr>
        <w:pStyle w:val="Heading3"/>
      </w:pPr>
      <w:bookmarkStart w:id="183" w:name="objective-8"/>
      <w:r>
        <w:t>Objective</w:t>
      </w:r>
    </w:p>
    <w:p w14:paraId="46984DDE" w14:textId="77777777" w:rsidR="00FB2797" w:rsidRDefault="00982223">
      <w:pPr>
        <w:pStyle w:val="FirstParagraph"/>
      </w:pPr>
      <w:r>
        <w:t>Detect administrator privilege assignment.</w:t>
      </w:r>
    </w:p>
    <w:p w14:paraId="46984DDF" w14:textId="77777777" w:rsidR="00FB2797" w:rsidRDefault="00982223">
      <w:pPr>
        <w:pStyle w:val="Heading3"/>
      </w:pPr>
      <w:bookmarkStart w:id="184" w:name="steps-3"/>
      <w:bookmarkEnd w:id="183"/>
      <w:r>
        <w:t>Steps</w:t>
      </w:r>
    </w:p>
    <w:p w14:paraId="46984DE0" w14:textId="77777777" w:rsidR="00FB2797" w:rsidRDefault="00982223">
      <w:pPr>
        <w:pStyle w:val="Compact"/>
        <w:numPr>
          <w:ilvl w:val="0"/>
          <w:numId w:val="21"/>
        </w:numPr>
      </w:pPr>
      <w:r>
        <w:t>Add user to Administrators group</w:t>
      </w:r>
    </w:p>
    <w:p w14:paraId="46984DE1" w14:textId="77777777" w:rsidR="00FB2797" w:rsidRDefault="00982223">
      <w:pPr>
        <w:pStyle w:val="Compact"/>
        <w:numPr>
          <w:ilvl w:val="0"/>
          <w:numId w:val="21"/>
        </w:numPr>
      </w:pPr>
      <w:r>
        <w:t>Locate Event ID 4732 or 4672</w:t>
      </w:r>
    </w:p>
    <w:p w14:paraId="46984DE2" w14:textId="77777777" w:rsidR="00FB2797" w:rsidRDefault="00982223">
      <w:pPr>
        <w:pStyle w:val="Heading3"/>
      </w:pPr>
      <w:bookmarkStart w:id="185" w:name="splunk-task-3"/>
      <w:bookmarkEnd w:id="184"/>
      <w:r>
        <w:t>Splunk Task</w:t>
      </w:r>
    </w:p>
    <w:p w14:paraId="46984DE3" w14:textId="77777777" w:rsidR="00FB2797" w:rsidRDefault="00982223">
      <w:pPr>
        <w:pStyle w:val="FirstParagraph"/>
      </w:pPr>
      <w:r>
        <w:t>Create an alert for privilege escalation.</w:t>
      </w:r>
    </w:p>
    <w:p w14:paraId="46984DE4" w14:textId="1AD77A81" w:rsidR="00FB2797" w:rsidRDefault="008A2AD2">
      <w:del w:id="186" w:author="Microsoft Word" w:date="2026-05-31T19:36:00Z" w16du:dateUtc="2026-05-31T17:36:00Z">
        <w:r>
          <w:pict w14:anchorId="618CE6CD">
            <v:rect id="_x0000_i1041" style="width:0;height:1.5pt" o:hralign="center" o:hrstd="t" o:hr="t"/>
          </w:pict>
        </w:r>
      </w:del>
    </w:p>
    <w:p w14:paraId="46984DE5" w14:textId="67C86F46" w:rsidR="00FB2797" w:rsidRDefault="00982223">
      <w:pPr>
        <w:pStyle w:val="Heading2"/>
      </w:pPr>
      <w:bookmarkStart w:id="187" w:name="activity-5-process-monitoring"/>
      <w:bookmarkEnd w:id="180"/>
      <w:bookmarkEnd w:id="185"/>
      <w:r>
        <w:t xml:space="preserve">Activity 5 </w:t>
      </w:r>
      <w:del w:id="188" w:author="Microsoft Word" w:date="2026-05-31T19:36:00Z" w16du:dateUtc="2026-05-31T17:36:00Z">
        <w:r>
          <w:delText>–</w:delText>
        </w:r>
      </w:del>
      <w:ins w:id="189" w:author="Microsoft Word" w:date="2026-05-31T19:36:00Z" w16du:dateUtc="2026-05-31T17:36:00Z">
        <w:r w:rsidR="00710D95">
          <w:t>-</w:t>
        </w:r>
      </w:ins>
      <w:r>
        <w:t xml:space="preserve"> Process Monitoring</w:t>
      </w:r>
    </w:p>
    <w:p w14:paraId="46984DE6" w14:textId="77777777" w:rsidR="00FB2797" w:rsidRDefault="00982223">
      <w:pPr>
        <w:pStyle w:val="Heading3"/>
      </w:pPr>
      <w:bookmarkStart w:id="190" w:name="objective-9"/>
      <w:r>
        <w:t>Objective</w:t>
      </w:r>
    </w:p>
    <w:p w14:paraId="46984DE7" w14:textId="77777777" w:rsidR="00FB2797" w:rsidRDefault="00982223">
      <w:pPr>
        <w:pStyle w:val="FirstParagraph"/>
      </w:pPr>
      <w:r>
        <w:t>Monitor suspicious processes.</w:t>
      </w:r>
    </w:p>
    <w:p w14:paraId="46984DE8" w14:textId="77777777" w:rsidR="00FB2797" w:rsidRDefault="00982223">
      <w:pPr>
        <w:pStyle w:val="Heading3"/>
      </w:pPr>
      <w:bookmarkStart w:id="191" w:name="steps-4"/>
      <w:bookmarkEnd w:id="190"/>
      <w:r>
        <w:t>Steps</w:t>
      </w:r>
    </w:p>
    <w:p w14:paraId="46984DE9" w14:textId="77777777" w:rsidR="00FB2797" w:rsidRDefault="00982223">
      <w:pPr>
        <w:pStyle w:val="FirstParagraph"/>
      </w:pPr>
      <w:r>
        <w:t xml:space="preserve">Open Command Prompt and </w:t>
      </w:r>
      <w:proofErr w:type="gramStart"/>
      <w:r>
        <w:t>execute</w:t>
      </w:r>
      <w:proofErr w:type="gramEnd"/>
      <w:r>
        <w:t>:</w:t>
      </w:r>
    </w:p>
    <w:p w14:paraId="46984DEA" w14:textId="77777777" w:rsidR="00FB2797" w:rsidRDefault="00982223">
      <w:pPr>
        <w:pStyle w:val="Compact"/>
        <w:numPr>
          <w:ilvl w:val="0"/>
          <w:numId w:val="22"/>
        </w:numPr>
      </w:pPr>
      <w:r>
        <w:t>cmd.exe</w:t>
      </w:r>
    </w:p>
    <w:p w14:paraId="46984DEB" w14:textId="77777777" w:rsidR="00FB2797" w:rsidRDefault="00982223">
      <w:pPr>
        <w:pStyle w:val="Compact"/>
        <w:numPr>
          <w:ilvl w:val="0"/>
          <w:numId w:val="22"/>
        </w:numPr>
      </w:pPr>
      <w:r>
        <w:t>powershell.exe</w:t>
      </w:r>
    </w:p>
    <w:p w14:paraId="46984DEC" w14:textId="77777777" w:rsidR="00FB2797" w:rsidRDefault="00982223">
      <w:pPr>
        <w:pStyle w:val="Compact"/>
        <w:numPr>
          <w:ilvl w:val="0"/>
          <w:numId w:val="22"/>
        </w:numPr>
      </w:pPr>
      <w:proofErr w:type="spellStart"/>
      <w:r>
        <w:t>whoami</w:t>
      </w:r>
      <w:proofErr w:type="spellEnd"/>
    </w:p>
    <w:p w14:paraId="46984DED" w14:textId="77777777" w:rsidR="00FB2797" w:rsidRDefault="00982223">
      <w:pPr>
        <w:pStyle w:val="Compact"/>
        <w:numPr>
          <w:ilvl w:val="0"/>
          <w:numId w:val="22"/>
        </w:numPr>
      </w:pPr>
      <w:r>
        <w:t>net user</w:t>
      </w:r>
    </w:p>
    <w:p w14:paraId="46984DEE" w14:textId="77777777" w:rsidR="00FB2797" w:rsidRDefault="00982223">
      <w:pPr>
        <w:pStyle w:val="Heading3"/>
      </w:pPr>
      <w:bookmarkStart w:id="192" w:name="sysmon-event"/>
      <w:bookmarkEnd w:id="191"/>
      <w:r>
        <w:t>Sysmon Event</w:t>
      </w:r>
    </w:p>
    <w:p w14:paraId="46984DEF" w14:textId="77777777" w:rsidR="00FB2797" w:rsidRDefault="00982223">
      <w:pPr>
        <w:pStyle w:val="FirstParagraph"/>
      </w:pPr>
      <w:r>
        <w:t>Monitor Event ID 4688.</w:t>
      </w:r>
    </w:p>
    <w:p w14:paraId="46984DF0" w14:textId="77777777" w:rsidR="00FB2797" w:rsidRDefault="00982223">
      <w:pPr>
        <w:pStyle w:val="Heading3"/>
      </w:pPr>
      <w:bookmarkStart w:id="193" w:name="investigation-questions-2"/>
      <w:bookmarkEnd w:id="192"/>
      <w:r>
        <w:lastRenderedPageBreak/>
        <w:t>Investigation Questions</w:t>
      </w:r>
    </w:p>
    <w:p w14:paraId="46984DF1" w14:textId="77777777" w:rsidR="00FB2797" w:rsidRDefault="00982223">
      <w:pPr>
        <w:pStyle w:val="Compact"/>
        <w:numPr>
          <w:ilvl w:val="0"/>
          <w:numId w:val="23"/>
        </w:numPr>
      </w:pPr>
      <w:r>
        <w:t>Which process started?</w:t>
      </w:r>
    </w:p>
    <w:p w14:paraId="46984DF2" w14:textId="77777777" w:rsidR="00FB2797" w:rsidRDefault="00982223">
      <w:pPr>
        <w:pStyle w:val="Compact"/>
        <w:numPr>
          <w:ilvl w:val="0"/>
          <w:numId w:val="23"/>
        </w:numPr>
      </w:pPr>
      <w:r>
        <w:t>Which user executed it?</w:t>
      </w:r>
    </w:p>
    <w:p w14:paraId="46984DF3" w14:textId="77777777" w:rsidR="00FB2797" w:rsidRDefault="00982223">
      <w:pPr>
        <w:pStyle w:val="Compact"/>
        <w:numPr>
          <w:ilvl w:val="0"/>
          <w:numId w:val="23"/>
        </w:numPr>
      </w:pPr>
      <w:r>
        <w:t>Was it suspicious?</w:t>
      </w:r>
    </w:p>
    <w:p w14:paraId="46984DF4" w14:textId="0F61ACD2" w:rsidR="00FB2797" w:rsidRDefault="008A2AD2">
      <w:del w:id="194" w:author="Microsoft Word" w:date="2026-05-31T19:36:00Z" w16du:dateUtc="2026-05-31T17:36:00Z">
        <w:r>
          <w:pict w14:anchorId="618CE6CE">
            <v:rect id="_x0000_i1042" style="width:0;height:1.5pt" o:hralign="center" o:hrstd="t" o:hr="t"/>
          </w:pict>
        </w:r>
      </w:del>
    </w:p>
    <w:p w14:paraId="46984DF5" w14:textId="0C0D3E56" w:rsidR="00FB2797" w:rsidRDefault="00982223">
      <w:pPr>
        <w:pStyle w:val="Heading2"/>
      </w:pPr>
      <w:bookmarkStart w:id="195" w:name="activity-6-powershell-monitoring"/>
      <w:bookmarkEnd w:id="187"/>
      <w:bookmarkEnd w:id="193"/>
      <w:r>
        <w:t xml:space="preserve">Activity 6 </w:t>
      </w:r>
      <w:del w:id="196" w:author="Microsoft Word" w:date="2026-05-31T19:36:00Z" w16du:dateUtc="2026-05-31T17:36:00Z">
        <w:r>
          <w:delText>–</w:delText>
        </w:r>
      </w:del>
      <w:ins w:id="197" w:author="Microsoft Word" w:date="2026-05-31T19:36:00Z" w16du:dateUtc="2026-05-31T17:36:00Z">
        <w:r w:rsidR="00710D95">
          <w:t>-</w:t>
        </w:r>
      </w:ins>
      <w:r>
        <w:t xml:space="preserve"> PowerShell Monitoring</w:t>
      </w:r>
    </w:p>
    <w:p w14:paraId="46984DF6" w14:textId="77777777" w:rsidR="00FB2797" w:rsidRDefault="00982223">
      <w:pPr>
        <w:pStyle w:val="Heading3"/>
      </w:pPr>
      <w:bookmarkStart w:id="198" w:name="objective-10"/>
      <w:r>
        <w:t>Objective</w:t>
      </w:r>
    </w:p>
    <w:p w14:paraId="46984DF7" w14:textId="77777777" w:rsidR="00FB2797" w:rsidRDefault="00982223">
      <w:pPr>
        <w:pStyle w:val="FirstParagraph"/>
      </w:pPr>
      <w:r>
        <w:t>Monitor PowerShell execution.</w:t>
      </w:r>
    </w:p>
    <w:p w14:paraId="46984DF8" w14:textId="77777777" w:rsidR="00FB2797" w:rsidRDefault="00982223">
      <w:pPr>
        <w:pStyle w:val="Heading3"/>
      </w:pPr>
      <w:bookmarkStart w:id="199" w:name="steps-5"/>
      <w:bookmarkEnd w:id="198"/>
      <w:r>
        <w:t>Steps</w:t>
      </w:r>
    </w:p>
    <w:p w14:paraId="46984DF9" w14:textId="77777777" w:rsidR="00FB2797" w:rsidRDefault="00982223">
      <w:pPr>
        <w:pStyle w:val="FirstParagraph"/>
      </w:pPr>
      <w:r>
        <w:t>Run PowerShell commands.</w:t>
      </w:r>
    </w:p>
    <w:p w14:paraId="46984DFA" w14:textId="77777777" w:rsidR="00FB2797" w:rsidRDefault="00982223">
      <w:pPr>
        <w:pStyle w:val="BodyText"/>
      </w:pPr>
      <w:r>
        <w:t>Examples:</w:t>
      </w:r>
    </w:p>
    <w:p w14:paraId="46984DFB" w14:textId="77777777" w:rsidR="00FB2797" w:rsidRDefault="00982223">
      <w:pPr>
        <w:pStyle w:val="Compact"/>
        <w:numPr>
          <w:ilvl w:val="0"/>
          <w:numId w:val="24"/>
        </w:numPr>
      </w:pPr>
      <w:r>
        <w:t>Get-Process</w:t>
      </w:r>
    </w:p>
    <w:p w14:paraId="46984DFC" w14:textId="77777777" w:rsidR="00FB2797" w:rsidRDefault="00982223">
      <w:pPr>
        <w:pStyle w:val="Compact"/>
        <w:numPr>
          <w:ilvl w:val="0"/>
          <w:numId w:val="24"/>
        </w:numPr>
      </w:pPr>
      <w:r>
        <w:t>Get-Service</w:t>
      </w:r>
    </w:p>
    <w:p w14:paraId="46984DFD" w14:textId="77777777" w:rsidR="00FB2797" w:rsidRDefault="00982223">
      <w:pPr>
        <w:pStyle w:val="Compact"/>
        <w:numPr>
          <w:ilvl w:val="0"/>
          <w:numId w:val="24"/>
        </w:numPr>
      </w:pPr>
      <w:proofErr w:type="spellStart"/>
      <w:r>
        <w:t>whoami</w:t>
      </w:r>
      <w:proofErr w:type="spellEnd"/>
    </w:p>
    <w:p w14:paraId="46984DFE" w14:textId="77777777" w:rsidR="00FB2797" w:rsidRDefault="00982223">
      <w:pPr>
        <w:pStyle w:val="Heading3"/>
      </w:pPr>
      <w:bookmarkStart w:id="200" w:name="investigation-questions-3"/>
      <w:bookmarkEnd w:id="199"/>
      <w:r>
        <w:t>Investigation Questions</w:t>
      </w:r>
    </w:p>
    <w:p w14:paraId="46984DFF" w14:textId="77777777" w:rsidR="00FB2797" w:rsidRDefault="00982223">
      <w:pPr>
        <w:pStyle w:val="Compact"/>
        <w:numPr>
          <w:ilvl w:val="0"/>
          <w:numId w:val="25"/>
        </w:numPr>
      </w:pPr>
      <w:r>
        <w:t>Which commands were executed?</w:t>
      </w:r>
    </w:p>
    <w:p w14:paraId="46984E00" w14:textId="77777777" w:rsidR="00FB2797" w:rsidRDefault="00982223">
      <w:pPr>
        <w:pStyle w:val="Compact"/>
        <w:numPr>
          <w:ilvl w:val="0"/>
          <w:numId w:val="25"/>
        </w:numPr>
      </w:pPr>
      <w:r>
        <w:t>Was encoded PowerShell detected?</w:t>
      </w:r>
    </w:p>
    <w:p w14:paraId="46984E01" w14:textId="731D1DD7" w:rsidR="00FB2797" w:rsidRDefault="008A2AD2">
      <w:del w:id="201" w:author="Microsoft Word" w:date="2026-05-31T19:36:00Z" w16du:dateUtc="2026-05-31T17:36:00Z">
        <w:r>
          <w:pict w14:anchorId="618CE6CF">
            <v:rect id="_x0000_i1043" style="width:0;height:1.5pt" o:hralign="center" o:hrstd="t" o:hr="t"/>
          </w:pict>
        </w:r>
      </w:del>
    </w:p>
    <w:p w14:paraId="46984E02" w14:textId="314C25C7" w:rsidR="00FB2797" w:rsidRDefault="00982223">
      <w:pPr>
        <w:pStyle w:val="Heading2"/>
      </w:pPr>
      <w:bookmarkStart w:id="202" w:name="activity-7-account-lockout-investigation"/>
      <w:bookmarkEnd w:id="195"/>
      <w:bookmarkEnd w:id="200"/>
      <w:r>
        <w:t xml:space="preserve">Activity 7 </w:t>
      </w:r>
      <w:del w:id="203" w:author="Microsoft Word" w:date="2026-05-31T19:36:00Z" w16du:dateUtc="2026-05-31T17:36:00Z">
        <w:r>
          <w:delText>–</w:delText>
        </w:r>
      </w:del>
      <w:ins w:id="204" w:author="Microsoft Word" w:date="2026-05-31T19:36:00Z" w16du:dateUtc="2026-05-31T17:36:00Z">
        <w:r w:rsidR="00710D95">
          <w:t>-</w:t>
        </w:r>
      </w:ins>
      <w:r>
        <w:t xml:space="preserve"> Account Lockout Investigation</w:t>
      </w:r>
    </w:p>
    <w:p w14:paraId="46984E03" w14:textId="77777777" w:rsidR="00FB2797" w:rsidRDefault="00982223">
      <w:pPr>
        <w:pStyle w:val="Heading3"/>
      </w:pPr>
      <w:bookmarkStart w:id="205" w:name="objective-11"/>
      <w:r>
        <w:t>Objective</w:t>
      </w:r>
    </w:p>
    <w:p w14:paraId="46984E04" w14:textId="77777777" w:rsidR="00FB2797" w:rsidRDefault="00982223">
      <w:pPr>
        <w:pStyle w:val="FirstParagraph"/>
      </w:pPr>
      <w:r>
        <w:t xml:space="preserve">Generate account lockout </w:t>
      </w:r>
      <w:proofErr w:type="gramStart"/>
      <w:r>
        <w:t>events</w:t>
      </w:r>
      <w:proofErr w:type="gramEnd"/>
      <w:r>
        <w:t>.</w:t>
      </w:r>
    </w:p>
    <w:p w14:paraId="46984E05" w14:textId="77777777" w:rsidR="00FB2797" w:rsidRDefault="00982223">
      <w:pPr>
        <w:pStyle w:val="Heading3"/>
      </w:pPr>
      <w:bookmarkStart w:id="206" w:name="steps-6"/>
      <w:bookmarkEnd w:id="205"/>
      <w:r>
        <w:t>Steps</w:t>
      </w:r>
    </w:p>
    <w:p w14:paraId="46984E06" w14:textId="77777777" w:rsidR="00FB2797" w:rsidRDefault="00982223">
      <w:pPr>
        <w:pStyle w:val="Compact"/>
        <w:numPr>
          <w:ilvl w:val="0"/>
          <w:numId w:val="26"/>
        </w:numPr>
      </w:pPr>
      <w:r>
        <w:t>Attempt multiple failed logins</w:t>
      </w:r>
    </w:p>
    <w:p w14:paraId="46984E07" w14:textId="77777777" w:rsidR="00FB2797" w:rsidRDefault="00982223">
      <w:pPr>
        <w:pStyle w:val="Compact"/>
        <w:numPr>
          <w:ilvl w:val="0"/>
          <w:numId w:val="26"/>
        </w:numPr>
      </w:pPr>
      <w:r>
        <w:t>Trigger account lockout</w:t>
      </w:r>
    </w:p>
    <w:p w14:paraId="46984E08" w14:textId="77777777" w:rsidR="00FB2797" w:rsidRDefault="00982223">
      <w:pPr>
        <w:pStyle w:val="Compact"/>
        <w:numPr>
          <w:ilvl w:val="0"/>
          <w:numId w:val="26"/>
        </w:numPr>
      </w:pPr>
      <w:r>
        <w:t>Locate Event ID 4740</w:t>
      </w:r>
    </w:p>
    <w:p w14:paraId="46984E09" w14:textId="77777777" w:rsidR="00FB2797" w:rsidRDefault="00982223">
      <w:pPr>
        <w:pStyle w:val="Heading3"/>
      </w:pPr>
      <w:bookmarkStart w:id="207" w:name="splunk-task-4"/>
      <w:bookmarkEnd w:id="206"/>
      <w:r>
        <w:t>Splunk Task</w:t>
      </w:r>
    </w:p>
    <w:p w14:paraId="46984E0A" w14:textId="77777777" w:rsidR="00FB2797" w:rsidRDefault="00982223">
      <w:pPr>
        <w:pStyle w:val="FirstParagraph"/>
      </w:pPr>
      <w:r>
        <w:t>Create alert for account lockouts.</w:t>
      </w:r>
    </w:p>
    <w:p w14:paraId="46984E0B" w14:textId="51521E1B" w:rsidR="00FB2797" w:rsidRDefault="008A2AD2">
      <w:del w:id="208" w:author="Microsoft Word" w:date="2026-05-31T19:36:00Z" w16du:dateUtc="2026-05-31T17:36:00Z">
        <w:r>
          <w:pict w14:anchorId="618CE6D0">
            <v:rect id="_x0000_i1044" style="width:0;height:1.5pt" o:hralign="center" o:hrstd="t" o:hr="t"/>
          </w:pict>
        </w:r>
      </w:del>
    </w:p>
    <w:p w14:paraId="46984E0C" w14:textId="4EC0E726" w:rsidR="00FB2797" w:rsidRDefault="00982223">
      <w:pPr>
        <w:pStyle w:val="Heading1"/>
      </w:pPr>
      <w:bookmarkStart w:id="209" w:name="phase-6-create-splunk-dashboards"/>
      <w:bookmarkEnd w:id="152"/>
      <w:bookmarkEnd w:id="202"/>
      <w:bookmarkEnd w:id="207"/>
      <w:r>
        <w:lastRenderedPageBreak/>
        <w:t xml:space="preserve">13. Phase 6 </w:t>
      </w:r>
      <w:del w:id="210" w:author="Microsoft Word" w:date="2026-05-31T19:36:00Z" w16du:dateUtc="2026-05-31T17:36:00Z">
        <w:r>
          <w:delText>–</w:delText>
        </w:r>
      </w:del>
      <w:ins w:id="211" w:author="Microsoft Word" w:date="2026-05-31T19:36:00Z" w16du:dateUtc="2026-05-31T17:36:00Z">
        <w:r w:rsidR="00710D95">
          <w:t>-</w:t>
        </w:r>
      </w:ins>
      <w:r>
        <w:t xml:space="preserve"> Create Splunk Dashboards</w:t>
      </w:r>
    </w:p>
    <w:p w14:paraId="46984E0D" w14:textId="77777777" w:rsidR="00FB2797" w:rsidRDefault="00982223">
      <w:pPr>
        <w:pStyle w:val="Heading2"/>
      </w:pPr>
      <w:bookmarkStart w:id="212" w:name="objective-12"/>
      <w:r>
        <w:t>Objective</w:t>
      </w:r>
    </w:p>
    <w:p w14:paraId="46984E0E" w14:textId="77777777" w:rsidR="00FB2797" w:rsidRDefault="00982223">
      <w:pPr>
        <w:pStyle w:val="FirstParagraph"/>
      </w:pPr>
      <w:r>
        <w:t>Visualize security events.</w:t>
      </w:r>
    </w:p>
    <w:p w14:paraId="46984E0F" w14:textId="77777777" w:rsidR="00FB2797" w:rsidRDefault="00982223">
      <w:pPr>
        <w:pStyle w:val="Heading2"/>
      </w:pPr>
      <w:bookmarkStart w:id="213" w:name="required-dashboards"/>
      <w:bookmarkEnd w:id="212"/>
      <w:r>
        <w:t>Required Dashboards</w:t>
      </w:r>
    </w:p>
    <w:p w14:paraId="46984E10" w14:textId="77777777" w:rsidR="00FB2797" w:rsidRDefault="00982223">
      <w:pPr>
        <w:pStyle w:val="FirstParagraph"/>
      </w:pPr>
      <w:r>
        <w:t>The student must create:</w:t>
      </w:r>
    </w:p>
    <w:p w14:paraId="46984E11" w14:textId="4981B541" w:rsidR="00FB2797" w:rsidRDefault="00982223">
      <w:pPr>
        <w:pStyle w:val="Heading3"/>
      </w:pPr>
      <w:bookmarkStart w:id="214" w:name="dashboard-1-authentication-activity"/>
      <w:r>
        <w:t xml:space="preserve">Dashboard 1 </w:t>
      </w:r>
      <w:del w:id="215" w:author="Microsoft Word" w:date="2026-05-31T19:36:00Z" w16du:dateUtc="2026-05-31T17:36:00Z">
        <w:r>
          <w:delText>–</w:delText>
        </w:r>
      </w:del>
      <w:ins w:id="216" w:author="Microsoft Word" w:date="2026-05-31T19:36:00Z" w16du:dateUtc="2026-05-31T17:36:00Z">
        <w:r w:rsidR="00710D95">
          <w:t>-</w:t>
        </w:r>
      </w:ins>
      <w:r>
        <w:t xml:space="preserve"> Authentication Activity</w:t>
      </w:r>
    </w:p>
    <w:p w14:paraId="46984E12" w14:textId="77777777" w:rsidR="00FB2797" w:rsidRDefault="00982223">
      <w:pPr>
        <w:pStyle w:val="FirstParagraph"/>
      </w:pPr>
      <w:r>
        <w:t>Include:</w:t>
      </w:r>
    </w:p>
    <w:p w14:paraId="46984E13" w14:textId="77777777" w:rsidR="00FB2797" w:rsidRDefault="00982223">
      <w:pPr>
        <w:pStyle w:val="Compact"/>
        <w:numPr>
          <w:ilvl w:val="0"/>
          <w:numId w:val="27"/>
        </w:numPr>
      </w:pPr>
      <w:r>
        <w:t>Successful logins</w:t>
      </w:r>
    </w:p>
    <w:p w14:paraId="46984E14" w14:textId="77777777" w:rsidR="00FB2797" w:rsidRDefault="00982223">
      <w:pPr>
        <w:pStyle w:val="Compact"/>
        <w:numPr>
          <w:ilvl w:val="0"/>
          <w:numId w:val="27"/>
        </w:numPr>
      </w:pPr>
      <w:r>
        <w:t>Failed logins</w:t>
      </w:r>
    </w:p>
    <w:p w14:paraId="46984E15" w14:textId="77777777" w:rsidR="00FB2797" w:rsidRDefault="00982223">
      <w:pPr>
        <w:pStyle w:val="Compact"/>
        <w:numPr>
          <w:ilvl w:val="0"/>
          <w:numId w:val="27"/>
        </w:numPr>
      </w:pPr>
      <w:r>
        <w:t>Locked accounts</w:t>
      </w:r>
    </w:p>
    <w:p w14:paraId="46984E16" w14:textId="4F3B4293" w:rsidR="00FB2797" w:rsidRDefault="00982223">
      <w:pPr>
        <w:pStyle w:val="Heading3"/>
      </w:pPr>
      <w:bookmarkStart w:id="217" w:name="dashboard-2-administrative-activity"/>
      <w:bookmarkEnd w:id="214"/>
      <w:r>
        <w:t xml:space="preserve">Dashboard 2 </w:t>
      </w:r>
      <w:del w:id="218" w:author="Microsoft Word" w:date="2026-05-31T19:36:00Z" w16du:dateUtc="2026-05-31T17:36:00Z">
        <w:r>
          <w:delText>–</w:delText>
        </w:r>
      </w:del>
      <w:ins w:id="219" w:author="Microsoft Word" w:date="2026-05-31T19:36:00Z" w16du:dateUtc="2026-05-31T17:36:00Z">
        <w:r w:rsidR="00710D95">
          <w:t>-</w:t>
        </w:r>
      </w:ins>
      <w:r>
        <w:t xml:space="preserve"> Administrative Activity</w:t>
      </w:r>
    </w:p>
    <w:p w14:paraId="46984E17" w14:textId="77777777" w:rsidR="00FB2797" w:rsidRDefault="00982223">
      <w:pPr>
        <w:pStyle w:val="FirstParagraph"/>
      </w:pPr>
      <w:r>
        <w:t>Include:</w:t>
      </w:r>
    </w:p>
    <w:p w14:paraId="46984E18" w14:textId="77777777" w:rsidR="00FB2797" w:rsidRDefault="00982223">
      <w:pPr>
        <w:pStyle w:val="Compact"/>
        <w:numPr>
          <w:ilvl w:val="0"/>
          <w:numId w:val="28"/>
        </w:numPr>
      </w:pPr>
      <w:r>
        <w:t>New accounts</w:t>
      </w:r>
    </w:p>
    <w:p w14:paraId="46984E19" w14:textId="77777777" w:rsidR="00FB2797" w:rsidRDefault="00982223">
      <w:pPr>
        <w:pStyle w:val="Compact"/>
        <w:numPr>
          <w:ilvl w:val="0"/>
          <w:numId w:val="28"/>
        </w:numPr>
      </w:pPr>
      <w:r>
        <w:t>Admin privilege assignments</w:t>
      </w:r>
    </w:p>
    <w:p w14:paraId="46984E1A" w14:textId="77777777" w:rsidR="00FB2797" w:rsidRDefault="00982223">
      <w:pPr>
        <w:pStyle w:val="Compact"/>
        <w:numPr>
          <w:ilvl w:val="0"/>
          <w:numId w:val="28"/>
        </w:numPr>
      </w:pPr>
      <w:r>
        <w:t>Account deletions</w:t>
      </w:r>
    </w:p>
    <w:p w14:paraId="46984E1B" w14:textId="56CD722E" w:rsidR="00FB2797" w:rsidRDefault="00982223">
      <w:pPr>
        <w:pStyle w:val="Heading3"/>
      </w:pPr>
      <w:bookmarkStart w:id="220" w:name="dashboard-3-process-activity"/>
      <w:bookmarkEnd w:id="217"/>
      <w:r>
        <w:t xml:space="preserve">Dashboard 3 </w:t>
      </w:r>
      <w:del w:id="221" w:author="Microsoft Word" w:date="2026-05-31T19:36:00Z" w16du:dateUtc="2026-05-31T17:36:00Z">
        <w:r>
          <w:delText>–</w:delText>
        </w:r>
      </w:del>
      <w:ins w:id="222" w:author="Microsoft Word" w:date="2026-05-31T19:36:00Z" w16du:dateUtc="2026-05-31T17:36:00Z">
        <w:r w:rsidR="00710D95">
          <w:t>-</w:t>
        </w:r>
      </w:ins>
      <w:r>
        <w:t xml:space="preserve"> Process Activity</w:t>
      </w:r>
    </w:p>
    <w:p w14:paraId="46984E1C" w14:textId="77777777" w:rsidR="00FB2797" w:rsidRDefault="00982223">
      <w:pPr>
        <w:pStyle w:val="FirstParagraph"/>
      </w:pPr>
      <w:r>
        <w:t>Include:</w:t>
      </w:r>
    </w:p>
    <w:p w14:paraId="46984E1D" w14:textId="77777777" w:rsidR="00FB2797" w:rsidRDefault="00982223">
      <w:pPr>
        <w:pStyle w:val="Compact"/>
        <w:numPr>
          <w:ilvl w:val="0"/>
          <w:numId w:val="29"/>
        </w:numPr>
      </w:pPr>
      <w:r>
        <w:t>PowerShell execution</w:t>
      </w:r>
    </w:p>
    <w:p w14:paraId="46984E1E" w14:textId="77777777" w:rsidR="00FB2797" w:rsidRDefault="00982223">
      <w:pPr>
        <w:pStyle w:val="Compact"/>
        <w:numPr>
          <w:ilvl w:val="0"/>
          <w:numId w:val="29"/>
        </w:numPr>
      </w:pPr>
      <w:r>
        <w:t>Command Prompt usage</w:t>
      </w:r>
    </w:p>
    <w:p w14:paraId="46984E1F" w14:textId="77777777" w:rsidR="00FB2797" w:rsidRDefault="00982223">
      <w:pPr>
        <w:pStyle w:val="Compact"/>
        <w:numPr>
          <w:ilvl w:val="0"/>
          <w:numId w:val="29"/>
        </w:numPr>
      </w:pPr>
      <w:r>
        <w:t>Suspicious processes</w:t>
      </w:r>
    </w:p>
    <w:p w14:paraId="46984E20" w14:textId="22A22076" w:rsidR="00FB2797" w:rsidRDefault="008A2AD2">
      <w:del w:id="223" w:author="Microsoft Word" w:date="2026-05-31T19:36:00Z" w16du:dateUtc="2026-05-31T17:36:00Z">
        <w:r>
          <w:pict w14:anchorId="618CE6D1">
            <v:rect id="_x0000_i1045" style="width:0;height:1.5pt" o:hralign="center" o:hrstd="t" o:hr="t"/>
          </w:pict>
        </w:r>
      </w:del>
    </w:p>
    <w:p w14:paraId="46984E21" w14:textId="3B94D064" w:rsidR="00FB2797" w:rsidRDefault="00982223">
      <w:pPr>
        <w:pStyle w:val="Heading1"/>
      </w:pPr>
      <w:bookmarkStart w:id="224" w:name="phase-7-alert-creation"/>
      <w:bookmarkEnd w:id="209"/>
      <w:bookmarkEnd w:id="213"/>
      <w:bookmarkEnd w:id="220"/>
      <w:r>
        <w:t xml:space="preserve">14. Phase 7 </w:t>
      </w:r>
      <w:del w:id="225" w:author="Microsoft Word" w:date="2026-05-31T19:36:00Z" w16du:dateUtc="2026-05-31T17:36:00Z">
        <w:r>
          <w:delText>–</w:delText>
        </w:r>
      </w:del>
      <w:ins w:id="226" w:author="Microsoft Word" w:date="2026-05-31T19:36:00Z" w16du:dateUtc="2026-05-31T17:36:00Z">
        <w:r w:rsidR="00710D95">
          <w:t>-</w:t>
        </w:r>
      </w:ins>
      <w:r>
        <w:t xml:space="preserve"> Alert Creation</w:t>
      </w:r>
    </w:p>
    <w:p w14:paraId="46984E22" w14:textId="77777777" w:rsidR="00FB2797" w:rsidRDefault="00982223">
      <w:pPr>
        <w:pStyle w:val="Heading2"/>
      </w:pPr>
      <w:bookmarkStart w:id="227" w:name="objective-13"/>
      <w:r>
        <w:t>Objective</w:t>
      </w:r>
    </w:p>
    <w:p w14:paraId="46984E23" w14:textId="77777777" w:rsidR="00FB2797" w:rsidRDefault="00982223">
      <w:pPr>
        <w:pStyle w:val="FirstParagraph"/>
      </w:pPr>
      <w:r>
        <w:t>Create automated security alerts.</w:t>
      </w:r>
    </w:p>
    <w:p w14:paraId="46984E24" w14:textId="77777777" w:rsidR="00FB2797" w:rsidRDefault="00982223">
      <w:pPr>
        <w:pStyle w:val="Heading2"/>
      </w:pPr>
      <w:bookmarkStart w:id="228" w:name="required-alerts"/>
      <w:bookmarkEnd w:id="227"/>
      <w:r>
        <w:t>Required Alerts</w:t>
      </w:r>
    </w:p>
    <w:tbl>
      <w:tblPr>
        <w:tblStyle w:val="Table"/>
        <w:tblW w:w="0" w:type="auto"/>
        <w:tblLook w:val="0020" w:firstRow="1" w:lastRow="0" w:firstColumn="0" w:lastColumn="0" w:noHBand="0" w:noVBand="0"/>
        <w:tblPrChange w:id="229" w:author="Microsoft Word" w:date="2026-05-31T19:36:00Z" w16du:dateUtc="2026-05-31T17:36:00Z">
          <w:tblPr>
            <w:tblStyle w:val="Table"/>
            <w:tblW w:w="0" w:type="auto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020" w:firstRow="1" w:lastRow="0" w:firstColumn="0" w:lastColumn="0" w:noHBand="0" w:noVBand="0"/>
          </w:tblPr>
        </w:tblPrChange>
      </w:tblPr>
      <w:tblGrid>
        <w:gridCol w:w="2784"/>
        <w:gridCol w:w="2951"/>
        <w:tblGridChange w:id="230">
          <w:tblGrid>
            <w:gridCol w:w="2784"/>
            <w:gridCol w:w="2951"/>
          </w:tblGrid>
        </w:tblGridChange>
      </w:tblGrid>
      <w:tr w:rsidR="00FB2797" w14:paraId="46984E27" w14:textId="77777777" w:rsidTr="00EC00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trPrChange w:id="231" w:author="Microsoft Word" w:date="2026-05-31T19:36:00Z" w16du:dateUtc="2026-05-31T17:36:00Z">
            <w:trPr>
              <w:tblHeader/>
            </w:trPr>
          </w:trPrChange>
        </w:trPr>
        <w:tc>
          <w:tcPr>
            <w:tcW w:w="0" w:type="auto"/>
            <w:tcPrChange w:id="232" w:author="Microsoft Word" w:date="2026-05-31T19:36:00Z" w16du:dateUtc="2026-05-31T17:36:00Z">
              <w:tcPr>
                <w:tcW w:w="0" w:type="auto"/>
                <w:tcBorders>
                  <w:bottom w:val="none" w:sz="0" w:space="0" w:color="auto"/>
                </w:tcBorders>
              </w:tcPr>
            </w:tcPrChange>
          </w:tcPr>
          <w:p w14:paraId="46984E25" w14:textId="77777777" w:rsidR="00FB2797" w:rsidRDefault="00982223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Alert Name</w:t>
            </w:r>
          </w:p>
        </w:tc>
        <w:tc>
          <w:tcPr>
            <w:tcW w:w="0" w:type="auto"/>
            <w:tcPrChange w:id="233" w:author="Microsoft Word" w:date="2026-05-31T19:36:00Z" w16du:dateUtc="2026-05-31T17:36:00Z">
              <w:tcPr>
                <w:tcW w:w="0" w:type="auto"/>
                <w:tcBorders>
                  <w:bottom w:val="none" w:sz="0" w:space="0" w:color="auto"/>
                </w:tcBorders>
              </w:tcPr>
            </w:tcPrChange>
          </w:tcPr>
          <w:p w14:paraId="46984E26" w14:textId="77777777" w:rsidR="00FB2797" w:rsidRDefault="00982223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Trigger</w:t>
            </w:r>
          </w:p>
        </w:tc>
      </w:tr>
      <w:tr w:rsidR="00FB2797" w14:paraId="46984E2A" w14:textId="77777777">
        <w:tc>
          <w:tcPr>
            <w:tcW w:w="0" w:type="auto"/>
            <w:tcPrChange w:id="234" w:author="Microsoft Word" w:date="2026-05-31T19:36:00Z" w16du:dateUtc="2026-05-31T17:36:00Z">
              <w:tcPr>
                <w:tcW w:w="0" w:type="auto"/>
              </w:tcPr>
            </w:tcPrChange>
          </w:tcPr>
          <w:p w14:paraId="46984E28" w14:textId="77777777" w:rsidR="00FB2797" w:rsidRDefault="00982223">
            <w:pPr>
              <w:pStyle w:val="Compact"/>
            </w:pPr>
            <w:r>
              <w:t>Failed Login Alert</w:t>
            </w:r>
          </w:p>
        </w:tc>
        <w:tc>
          <w:tcPr>
            <w:tcW w:w="0" w:type="auto"/>
            <w:tcPrChange w:id="235" w:author="Microsoft Word" w:date="2026-05-31T19:36:00Z" w16du:dateUtc="2026-05-31T17:36:00Z">
              <w:tcPr>
                <w:tcW w:w="0" w:type="auto"/>
              </w:tcPr>
            </w:tcPrChange>
          </w:tcPr>
          <w:p w14:paraId="46984E29" w14:textId="77777777" w:rsidR="00FB2797" w:rsidRDefault="00982223">
            <w:pPr>
              <w:pStyle w:val="Compact"/>
            </w:pPr>
            <w:r>
              <w:t>Multiple 4625 events</w:t>
            </w:r>
          </w:p>
        </w:tc>
      </w:tr>
      <w:tr w:rsidR="00FB2797" w14:paraId="46984E2D" w14:textId="77777777">
        <w:tc>
          <w:tcPr>
            <w:tcW w:w="0" w:type="auto"/>
            <w:tcPrChange w:id="236" w:author="Microsoft Word" w:date="2026-05-31T19:36:00Z" w16du:dateUtc="2026-05-31T17:36:00Z">
              <w:tcPr>
                <w:tcW w:w="0" w:type="auto"/>
              </w:tcPr>
            </w:tcPrChange>
          </w:tcPr>
          <w:p w14:paraId="46984E2B" w14:textId="77777777" w:rsidR="00FB2797" w:rsidRDefault="00982223">
            <w:pPr>
              <w:pStyle w:val="Compact"/>
            </w:pPr>
            <w:r>
              <w:lastRenderedPageBreak/>
              <w:t>New User Alert</w:t>
            </w:r>
          </w:p>
        </w:tc>
        <w:tc>
          <w:tcPr>
            <w:tcW w:w="0" w:type="auto"/>
            <w:tcPrChange w:id="237" w:author="Microsoft Word" w:date="2026-05-31T19:36:00Z" w16du:dateUtc="2026-05-31T17:36:00Z">
              <w:tcPr>
                <w:tcW w:w="0" w:type="auto"/>
              </w:tcPr>
            </w:tcPrChange>
          </w:tcPr>
          <w:p w14:paraId="46984E2C" w14:textId="77777777" w:rsidR="00FB2797" w:rsidRDefault="00982223">
            <w:pPr>
              <w:pStyle w:val="Compact"/>
            </w:pPr>
            <w:r>
              <w:t>Event ID 4720</w:t>
            </w:r>
          </w:p>
        </w:tc>
      </w:tr>
      <w:tr w:rsidR="00FB2797" w14:paraId="46984E30" w14:textId="77777777">
        <w:tc>
          <w:tcPr>
            <w:tcW w:w="0" w:type="auto"/>
            <w:tcPrChange w:id="238" w:author="Microsoft Word" w:date="2026-05-31T19:36:00Z" w16du:dateUtc="2026-05-31T17:36:00Z">
              <w:tcPr>
                <w:tcW w:w="0" w:type="auto"/>
              </w:tcPr>
            </w:tcPrChange>
          </w:tcPr>
          <w:p w14:paraId="46984E2E" w14:textId="77777777" w:rsidR="00FB2797" w:rsidRDefault="00982223">
            <w:pPr>
              <w:pStyle w:val="Compact"/>
            </w:pPr>
            <w:r>
              <w:t>Admin Privilege Alert</w:t>
            </w:r>
          </w:p>
        </w:tc>
        <w:tc>
          <w:tcPr>
            <w:tcW w:w="0" w:type="auto"/>
            <w:tcPrChange w:id="239" w:author="Microsoft Word" w:date="2026-05-31T19:36:00Z" w16du:dateUtc="2026-05-31T17:36:00Z">
              <w:tcPr>
                <w:tcW w:w="0" w:type="auto"/>
              </w:tcPr>
            </w:tcPrChange>
          </w:tcPr>
          <w:p w14:paraId="46984E2F" w14:textId="77777777" w:rsidR="00FB2797" w:rsidRDefault="00982223">
            <w:pPr>
              <w:pStyle w:val="Compact"/>
            </w:pPr>
            <w:r>
              <w:t>Event ID 4672 or 4732</w:t>
            </w:r>
          </w:p>
        </w:tc>
      </w:tr>
      <w:tr w:rsidR="00FB2797" w14:paraId="46984E33" w14:textId="77777777">
        <w:tc>
          <w:tcPr>
            <w:tcW w:w="0" w:type="auto"/>
            <w:tcPrChange w:id="240" w:author="Microsoft Word" w:date="2026-05-31T19:36:00Z" w16du:dateUtc="2026-05-31T17:36:00Z">
              <w:tcPr>
                <w:tcW w:w="0" w:type="auto"/>
              </w:tcPr>
            </w:tcPrChange>
          </w:tcPr>
          <w:p w14:paraId="46984E31" w14:textId="77777777" w:rsidR="00FB2797" w:rsidRDefault="00982223">
            <w:pPr>
              <w:pStyle w:val="Compact"/>
            </w:pPr>
            <w:r>
              <w:t>Account Lockout Alert</w:t>
            </w:r>
          </w:p>
        </w:tc>
        <w:tc>
          <w:tcPr>
            <w:tcW w:w="0" w:type="auto"/>
            <w:tcPrChange w:id="241" w:author="Microsoft Word" w:date="2026-05-31T19:36:00Z" w16du:dateUtc="2026-05-31T17:36:00Z">
              <w:tcPr>
                <w:tcW w:w="0" w:type="auto"/>
              </w:tcPr>
            </w:tcPrChange>
          </w:tcPr>
          <w:p w14:paraId="46984E32" w14:textId="77777777" w:rsidR="00FB2797" w:rsidRDefault="00982223">
            <w:pPr>
              <w:pStyle w:val="Compact"/>
            </w:pPr>
            <w:r>
              <w:t>Event ID 4740</w:t>
            </w:r>
          </w:p>
        </w:tc>
      </w:tr>
      <w:tr w:rsidR="00FB2797" w14:paraId="46984E36" w14:textId="77777777">
        <w:tc>
          <w:tcPr>
            <w:tcW w:w="0" w:type="auto"/>
            <w:tcPrChange w:id="242" w:author="Microsoft Word" w:date="2026-05-31T19:36:00Z" w16du:dateUtc="2026-05-31T17:36:00Z">
              <w:tcPr>
                <w:tcW w:w="0" w:type="auto"/>
              </w:tcPr>
            </w:tcPrChange>
          </w:tcPr>
          <w:p w14:paraId="46984E34" w14:textId="77777777" w:rsidR="00FB2797" w:rsidRDefault="00982223">
            <w:pPr>
              <w:pStyle w:val="Compact"/>
            </w:pPr>
            <w:r>
              <w:t>Suspicious Process Alert</w:t>
            </w:r>
          </w:p>
        </w:tc>
        <w:tc>
          <w:tcPr>
            <w:tcW w:w="0" w:type="auto"/>
            <w:tcPrChange w:id="243" w:author="Microsoft Word" w:date="2026-05-31T19:36:00Z" w16du:dateUtc="2026-05-31T17:36:00Z">
              <w:tcPr>
                <w:tcW w:w="0" w:type="auto"/>
              </w:tcPr>
            </w:tcPrChange>
          </w:tcPr>
          <w:p w14:paraId="46984E35" w14:textId="77777777" w:rsidR="00FB2797" w:rsidRDefault="00982223">
            <w:pPr>
              <w:pStyle w:val="Compact"/>
            </w:pPr>
            <w:r>
              <w:t xml:space="preserve">PowerShell or </w:t>
            </w:r>
            <w:proofErr w:type="spellStart"/>
            <w:r>
              <w:t>cmd</w:t>
            </w:r>
            <w:proofErr w:type="spellEnd"/>
            <w:r>
              <w:t xml:space="preserve"> activity</w:t>
            </w:r>
          </w:p>
        </w:tc>
      </w:tr>
    </w:tbl>
    <w:p w14:paraId="46984E37" w14:textId="570B5874" w:rsidR="00FB2797" w:rsidRDefault="008A2AD2">
      <w:del w:id="244" w:author="Microsoft Word" w:date="2026-05-31T19:36:00Z" w16du:dateUtc="2026-05-31T17:36:00Z">
        <w:r>
          <w:pict w14:anchorId="618CE6D2">
            <v:rect id="_x0000_i1046" style="width:0;height:1.5pt" o:hralign="center" o:hrstd="t" o:hr="t"/>
          </w:pict>
        </w:r>
      </w:del>
    </w:p>
    <w:p w14:paraId="46984E38" w14:textId="77777777" w:rsidR="00FB2797" w:rsidRDefault="00982223">
      <w:pPr>
        <w:pStyle w:val="Heading1"/>
      </w:pPr>
      <w:bookmarkStart w:id="245" w:name="incident-investigation-guidelines"/>
      <w:bookmarkEnd w:id="224"/>
      <w:bookmarkEnd w:id="228"/>
      <w:r>
        <w:t>15. Incident Investigation Guidelines</w:t>
      </w:r>
    </w:p>
    <w:p w14:paraId="46984E39" w14:textId="77777777" w:rsidR="00FB2797" w:rsidRDefault="00982223">
      <w:pPr>
        <w:pStyle w:val="FirstParagraph"/>
      </w:pPr>
      <w:r>
        <w:t>For every alert, the student must answer the following:</w:t>
      </w:r>
    </w:p>
    <w:tbl>
      <w:tblPr>
        <w:tblStyle w:val="Table"/>
        <w:tblW w:w="0" w:type="auto"/>
        <w:tblLook w:val="0020" w:firstRow="1" w:lastRow="0" w:firstColumn="0" w:lastColumn="0" w:noHBand="0" w:noVBand="0"/>
        <w:tblPrChange w:id="246" w:author="Microsoft Word" w:date="2026-05-31T19:36:00Z" w16du:dateUtc="2026-05-31T17:36:00Z">
          <w:tblPr>
            <w:tblStyle w:val="Table"/>
            <w:tblW w:w="0" w:type="auto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020" w:firstRow="1" w:lastRow="0" w:firstColumn="0" w:lastColumn="0" w:noHBand="0" w:noVBand="0"/>
          </w:tblPr>
        </w:tblPrChange>
      </w:tblPr>
      <w:tblGrid>
        <w:gridCol w:w="3374"/>
        <w:gridCol w:w="2246"/>
        <w:tblGridChange w:id="247">
          <w:tblGrid>
            <w:gridCol w:w="3374"/>
            <w:gridCol w:w="2246"/>
          </w:tblGrid>
        </w:tblGridChange>
      </w:tblGrid>
      <w:tr w:rsidR="00FB2797" w14:paraId="46984E3C" w14:textId="77777777" w:rsidTr="00EC00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trPrChange w:id="248" w:author="Microsoft Word" w:date="2026-05-31T19:36:00Z" w16du:dateUtc="2026-05-31T17:36:00Z">
            <w:trPr>
              <w:tblHeader/>
            </w:trPr>
          </w:trPrChange>
        </w:trPr>
        <w:tc>
          <w:tcPr>
            <w:tcW w:w="0" w:type="auto"/>
            <w:tcPrChange w:id="249" w:author="Microsoft Word" w:date="2026-05-31T19:36:00Z" w16du:dateUtc="2026-05-31T17:36:00Z">
              <w:tcPr>
                <w:tcW w:w="0" w:type="auto"/>
                <w:tcBorders>
                  <w:bottom w:val="none" w:sz="0" w:space="0" w:color="auto"/>
                </w:tcBorders>
              </w:tcPr>
            </w:tcPrChange>
          </w:tcPr>
          <w:p w14:paraId="46984E3A" w14:textId="77777777" w:rsidR="00FB2797" w:rsidRDefault="00982223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Question</w:t>
            </w:r>
          </w:p>
        </w:tc>
        <w:tc>
          <w:tcPr>
            <w:tcW w:w="0" w:type="auto"/>
            <w:tcPrChange w:id="250" w:author="Microsoft Word" w:date="2026-05-31T19:36:00Z" w16du:dateUtc="2026-05-31T17:36:00Z">
              <w:tcPr>
                <w:tcW w:w="0" w:type="auto"/>
                <w:tcBorders>
                  <w:bottom w:val="none" w:sz="0" w:space="0" w:color="auto"/>
                </w:tcBorders>
              </w:tcPr>
            </w:tcPrChange>
          </w:tcPr>
          <w:p w14:paraId="46984E3B" w14:textId="77777777" w:rsidR="00FB2797" w:rsidRDefault="00982223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FB2797" w14:paraId="46984E3F" w14:textId="77777777">
        <w:tc>
          <w:tcPr>
            <w:tcW w:w="0" w:type="auto"/>
            <w:tcPrChange w:id="251" w:author="Microsoft Word" w:date="2026-05-31T19:36:00Z" w16du:dateUtc="2026-05-31T17:36:00Z">
              <w:tcPr>
                <w:tcW w:w="0" w:type="auto"/>
              </w:tcPr>
            </w:tcPrChange>
          </w:tcPr>
          <w:p w14:paraId="46984E3D" w14:textId="77777777" w:rsidR="00FB2797" w:rsidRDefault="00982223">
            <w:pPr>
              <w:pStyle w:val="Compact"/>
            </w:pPr>
            <w:r>
              <w:t>What happened?</w:t>
            </w:r>
          </w:p>
        </w:tc>
        <w:tc>
          <w:tcPr>
            <w:tcW w:w="0" w:type="auto"/>
            <w:tcPrChange w:id="252" w:author="Microsoft Word" w:date="2026-05-31T19:36:00Z" w16du:dateUtc="2026-05-31T17:36:00Z">
              <w:tcPr>
                <w:tcW w:w="0" w:type="auto"/>
              </w:tcPr>
            </w:tcPrChange>
          </w:tcPr>
          <w:p w14:paraId="46984E3E" w14:textId="77777777" w:rsidR="00FB2797" w:rsidRDefault="00982223">
            <w:pPr>
              <w:pStyle w:val="Compact"/>
            </w:pPr>
            <w:r>
              <w:t>Event summary</w:t>
            </w:r>
          </w:p>
        </w:tc>
      </w:tr>
      <w:tr w:rsidR="00FB2797" w14:paraId="46984E42" w14:textId="77777777">
        <w:tc>
          <w:tcPr>
            <w:tcW w:w="0" w:type="auto"/>
            <w:tcPrChange w:id="253" w:author="Microsoft Word" w:date="2026-05-31T19:36:00Z" w16du:dateUtc="2026-05-31T17:36:00Z">
              <w:tcPr>
                <w:tcW w:w="0" w:type="auto"/>
              </w:tcPr>
            </w:tcPrChange>
          </w:tcPr>
          <w:p w14:paraId="46984E40" w14:textId="77777777" w:rsidR="00FB2797" w:rsidRDefault="00982223">
            <w:pPr>
              <w:pStyle w:val="Compact"/>
            </w:pPr>
            <w:r>
              <w:t>Which user was involved?</w:t>
            </w:r>
          </w:p>
        </w:tc>
        <w:tc>
          <w:tcPr>
            <w:tcW w:w="0" w:type="auto"/>
            <w:tcPrChange w:id="254" w:author="Microsoft Word" w:date="2026-05-31T19:36:00Z" w16du:dateUtc="2026-05-31T17:36:00Z">
              <w:tcPr>
                <w:tcW w:w="0" w:type="auto"/>
              </w:tcPr>
            </w:tcPrChange>
          </w:tcPr>
          <w:p w14:paraId="46984E41" w14:textId="77777777" w:rsidR="00FB2797" w:rsidRDefault="00982223">
            <w:pPr>
              <w:pStyle w:val="Compact"/>
            </w:pPr>
            <w:r>
              <w:t>User analysis</w:t>
            </w:r>
          </w:p>
        </w:tc>
      </w:tr>
      <w:tr w:rsidR="00FB2797" w14:paraId="46984E45" w14:textId="77777777">
        <w:tc>
          <w:tcPr>
            <w:tcW w:w="0" w:type="auto"/>
            <w:tcPrChange w:id="255" w:author="Microsoft Word" w:date="2026-05-31T19:36:00Z" w16du:dateUtc="2026-05-31T17:36:00Z">
              <w:tcPr>
                <w:tcW w:w="0" w:type="auto"/>
              </w:tcPr>
            </w:tcPrChange>
          </w:tcPr>
          <w:p w14:paraId="46984E43" w14:textId="77777777" w:rsidR="00FB2797" w:rsidRDefault="00982223">
            <w:pPr>
              <w:pStyle w:val="Compact"/>
            </w:pPr>
            <w:r>
              <w:t>When did it happen?</w:t>
            </w:r>
          </w:p>
        </w:tc>
        <w:tc>
          <w:tcPr>
            <w:tcW w:w="0" w:type="auto"/>
            <w:tcPrChange w:id="256" w:author="Microsoft Word" w:date="2026-05-31T19:36:00Z" w16du:dateUtc="2026-05-31T17:36:00Z">
              <w:tcPr>
                <w:tcW w:w="0" w:type="auto"/>
              </w:tcPr>
            </w:tcPrChange>
          </w:tcPr>
          <w:p w14:paraId="46984E44" w14:textId="77777777" w:rsidR="00FB2797" w:rsidRDefault="00982223">
            <w:pPr>
              <w:pStyle w:val="Compact"/>
            </w:pPr>
            <w:r>
              <w:t>Timeline analysis</w:t>
            </w:r>
          </w:p>
        </w:tc>
      </w:tr>
      <w:tr w:rsidR="00FB2797" w14:paraId="46984E48" w14:textId="77777777">
        <w:tc>
          <w:tcPr>
            <w:tcW w:w="0" w:type="auto"/>
            <w:tcPrChange w:id="257" w:author="Microsoft Word" w:date="2026-05-31T19:36:00Z" w16du:dateUtc="2026-05-31T17:36:00Z">
              <w:tcPr>
                <w:tcW w:w="0" w:type="auto"/>
              </w:tcPr>
            </w:tcPrChange>
          </w:tcPr>
          <w:p w14:paraId="46984E46" w14:textId="77777777" w:rsidR="00FB2797" w:rsidRDefault="00982223">
            <w:pPr>
              <w:pStyle w:val="Compact"/>
            </w:pPr>
            <w:r>
              <w:t>What Event IDs were involved?</w:t>
            </w:r>
          </w:p>
        </w:tc>
        <w:tc>
          <w:tcPr>
            <w:tcW w:w="0" w:type="auto"/>
            <w:tcPrChange w:id="258" w:author="Microsoft Word" w:date="2026-05-31T19:36:00Z" w16du:dateUtc="2026-05-31T17:36:00Z">
              <w:tcPr>
                <w:tcW w:w="0" w:type="auto"/>
              </w:tcPr>
            </w:tcPrChange>
          </w:tcPr>
          <w:p w14:paraId="46984E47" w14:textId="77777777" w:rsidR="00FB2797" w:rsidRDefault="00982223">
            <w:pPr>
              <w:pStyle w:val="Compact"/>
            </w:pPr>
            <w:r>
              <w:t>Evidence collection</w:t>
            </w:r>
          </w:p>
        </w:tc>
      </w:tr>
      <w:tr w:rsidR="00FB2797" w14:paraId="46984E4B" w14:textId="77777777">
        <w:tc>
          <w:tcPr>
            <w:tcW w:w="0" w:type="auto"/>
            <w:tcPrChange w:id="259" w:author="Microsoft Word" w:date="2026-05-31T19:36:00Z" w16du:dateUtc="2026-05-31T17:36:00Z">
              <w:tcPr>
                <w:tcW w:w="0" w:type="auto"/>
              </w:tcPr>
            </w:tcPrChange>
          </w:tcPr>
          <w:p w14:paraId="46984E49" w14:textId="77777777" w:rsidR="00FB2797" w:rsidRDefault="00982223">
            <w:pPr>
              <w:pStyle w:val="Compact"/>
            </w:pPr>
            <w:r>
              <w:t>Was the activity suspicious?</w:t>
            </w:r>
          </w:p>
        </w:tc>
        <w:tc>
          <w:tcPr>
            <w:tcW w:w="0" w:type="auto"/>
            <w:tcPrChange w:id="260" w:author="Microsoft Word" w:date="2026-05-31T19:36:00Z" w16du:dateUtc="2026-05-31T17:36:00Z">
              <w:tcPr>
                <w:tcW w:w="0" w:type="auto"/>
              </w:tcPr>
            </w:tcPrChange>
          </w:tcPr>
          <w:p w14:paraId="46984E4A" w14:textId="77777777" w:rsidR="00FB2797" w:rsidRDefault="00982223">
            <w:pPr>
              <w:pStyle w:val="Compact"/>
            </w:pPr>
            <w:r>
              <w:t>Threat assessment</w:t>
            </w:r>
          </w:p>
        </w:tc>
      </w:tr>
      <w:tr w:rsidR="00FB2797" w14:paraId="46984E4E" w14:textId="77777777">
        <w:tc>
          <w:tcPr>
            <w:tcW w:w="0" w:type="auto"/>
            <w:tcPrChange w:id="261" w:author="Microsoft Word" w:date="2026-05-31T19:36:00Z" w16du:dateUtc="2026-05-31T17:36:00Z">
              <w:tcPr>
                <w:tcW w:w="0" w:type="auto"/>
              </w:tcPr>
            </w:tcPrChange>
          </w:tcPr>
          <w:p w14:paraId="46984E4C" w14:textId="77777777" w:rsidR="00FB2797" w:rsidRDefault="00982223">
            <w:pPr>
              <w:pStyle w:val="Compact"/>
            </w:pPr>
            <w:r>
              <w:t>Recommended action?</w:t>
            </w:r>
          </w:p>
        </w:tc>
        <w:tc>
          <w:tcPr>
            <w:tcW w:w="0" w:type="auto"/>
            <w:tcPrChange w:id="262" w:author="Microsoft Word" w:date="2026-05-31T19:36:00Z" w16du:dateUtc="2026-05-31T17:36:00Z">
              <w:tcPr>
                <w:tcW w:w="0" w:type="auto"/>
              </w:tcPr>
            </w:tcPrChange>
          </w:tcPr>
          <w:p w14:paraId="46984E4D" w14:textId="77777777" w:rsidR="00FB2797" w:rsidRDefault="00982223">
            <w:pPr>
              <w:pStyle w:val="Compact"/>
            </w:pPr>
            <w:r>
              <w:t>Remediation</w:t>
            </w:r>
          </w:p>
        </w:tc>
      </w:tr>
    </w:tbl>
    <w:p w14:paraId="46984E4F" w14:textId="5BAC5B1E" w:rsidR="00FB2797" w:rsidRDefault="008A2AD2">
      <w:del w:id="263" w:author="Microsoft Word" w:date="2026-05-31T19:36:00Z" w16du:dateUtc="2026-05-31T17:36:00Z">
        <w:r>
          <w:pict w14:anchorId="618CE6D3">
            <v:rect id="_x0000_i1047" style="width:0;height:1.5pt" o:hralign="center" o:hrstd="t" o:hr="t"/>
          </w:pict>
        </w:r>
      </w:del>
    </w:p>
    <w:p w14:paraId="46984E50" w14:textId="77777777" w:rsidR="00FB2797" w:rsidRDefault="00982223">
      <w:pPr>
        <w:pStyle w:val="Heading1"/>
      </w:pPr>
      <w:bookmarkStart w:id="264" w:name="example-splunk-searches"/>
      <w:bookmarkEnd w:id="245"/>
      <w:r>
        <w:t>16. Example Splunk Searches</w:t>
      </w:r>
    </w:p>
    <w:p w14:paraId="46984E51" w14:textId="77777777" w:rsidR="00FB2797" w:rsidRDefault="00982223">
      <w:pPr>
        <w:pStyle w:val="Heading2"/>
      </w:pPr>
      <w:bookmarkStart w:id="265" w:name="failed-logins"/>
      <w:r>
        <w:t>Failed Logins</w:t>
      </w:r>
    </w:p>
    <w:p w14:paraId="46984E52" w14:textId="77777777" w:rsidR="00FB2797" w:rsidRDefault="00982223">
      <w:pPr>
        <w:pStyle w:val="FirstParagraph"/>
      </w:pPr>
      <w:r>
        <w:t>index=</w:t>
      </w:r>
      <w:proofErr w:type="spellStart"/>
      <w:r>
        <w:t>wineventlog</w:t>
      </w:r>
      <w:proofErr w:type="spellEnd"/>
      <w:r>
        <w:t xml:space="preserve"> </w:t>
      </w:r>
      <w:proofErr w:type="spellStart"/>
      <w:r>
        <w:t>EventCode</w:t>
      </w:r>
      <w:proofErr w:type="spellEnd"/>
      <w:r>
        <w:t>=4625</w:t>
      </w:r>
    </w:p>
    <w:p w14:paraId="46984E53" w14:textId="77777777" w:rsidR="00FB2797" w:rsidRDefault="00982223">
      <w:pPr>
        <w:pStyle w:val="Heading2"/>
      </w:pPr>
      <w:bookmarkStart w:id="266" w:name="successful-logins"/>
      <w:bookmarkEnd w:id="265"/>
      <w:r>
        <w:t>Successful Logins</w:t>
      </w:r>
    </w:p>
    <w:p w14:paraId="46984E54" w14:textId="77777777" w:rsidR="00FB2797" w:rsidRDefault="00982223">
      <w:pPr>
        <w:pStyle w:val="FirstParagraph"/>
      </w:pPr>
      <w:r>
        <w:t>index=</w:t>
      </w:r>
      <w:proofErr w:type="spellStart"/>
      <w:r>
        <w:t>wineventlog</w:t>
      </w:r>
      <w:proofErr w:type="spellEnd"/>
      <w:r>
        <w:t xml:space="preserve"> </w:t>
      </w:r>
      <w:proofErr w:type="spellStart"/>
      <w:r>
        <w:t>EventCode</w:t>
      </w:r>
      <w:proofErr w:type="spellEnd"/>
      <w:r>
        <w:t>=4624</w:t>
      </w:r>
    </w:p>
    <w:p w14:paraId="46984E55" w14:textId="77777777" w:rsidR="00FB2797" w:rsidRDefault="00982223">
      <w:pPr>
        <w:pStyle w:val="Heading2"/>
      </w:pPr>
      <w:bookmarkStart w:id="267" w:name="user-account-creation"/>
      <w:bookmarkEnd w:id="266"/>
      <w:r>
        <w:t>User Account Creation</w:t>
      </w:r>
    </w:p>
    <w:p w14:paraId="46984E56" w14:textId="77777777" w:rsidR="00FB2797" w:rsidRDefault="00982223">
      <w:pPr>
        <w:pStyle w:val="FirstParagraph"/>
      </w:pPr>
      <w:r>
        <w:t>index=</w:t>
      </w:r>
      <w:proofErr w:type="spellStart"/>
      <w:r>
        <w:t>wineventlog</w:t>
      </w:r>
      <w:proofErr w:type="spellEnd"/>
      <w:r>
        <w:t xml:space="preserve"> </w:t>
      </w:r>
      <w:proofErr w:type="spellStart"/>
      <w:r>
        <w:t>EventCode</w:t>
      </w:r>
      <w:proofErr w:type="spellEnd"/>
      <w:r>
        <w:t>=4720</w:t>
      </w:r>
    </w:p>
    <w:p w14:paraId="46984E57" w14:textId="77777777" w:rsidR="00FB2797" w:rsidRDefault="00982223">
      <w:pPr>
        <w:pStyle w:val="Heading2"/>
      </w:pPr>
      <w:bookmarkStart w:id="268" w:name="account-lockouts"/>
      <w:bookmarkEnd w:id="267"/>
      <w:r>
        <w:t>Account Lockouts</w:t>
      </w:r>
    </w:p>
    <w:p w14:paraId="46984E58" w14:textId="77777777" w:rsidR="00FB2797" w:rsidRDefault="00982223">
      <w:pPr>
        <w:pStyle w:val="FirstParagraph"/>
      </w:pPr>
      <w:r>
        <w:t>index=</w:t>
      </w:r>
      <w:proofErr w:type="spellStart"/>
      <w:r>
        <w:t>wineventlog</w:t>
      </w:r>
      <w:proofErr w:type="spellEnd"/>
      <w:r>
        <w:t xml:space="preserve"> </w:t>
      </w:r>
      <w:proofErr w:type="spellStart"/>
      <w:r>
        <w:t>EventCode</w:t>
      </w:r>
      <w:proofErr w:type="spellEnd"/>
      <w:r>
        <w:t>=4740</w:t>
      </w:r>
    </w:p>
    <w:p w14:paraId="46984E59" w14:textId="77777777" w:rsidR="00FB2797" w:rsidRDefault="00982223">
      <w:pPr>
        <w:pStyle w:val="Heading2"/>
      </w:pPr>
      <w:bookmarkStart w:id="269" w:name="process-creation"/>
      <w:bookmarkEnd w:id="268"/>
      <w:r>
        <w:t>Process Creation</w:t>
      </w:r>
    </w:p>
    <w:p w14:paraId="46984E5A" w14:textId="77777777" w:rsidR="00FB2797" w:rsidRDefault="00982223">
      <w:pPr>
        <w:pStyle w:val="FirstParagraph"/>
      </w:pPr>
      <w:r>
        <w:t>index=</w:t>
      </w:r>
      <w:proofErr w:type="spellStart"/>
      <w:r>
        <w:t>wineventlog</w:t>
      </w:r>
      <w:proofErr w:type="spellEnd"/>
      <w:r>
        <w:t xml:space="preserve"> </w:t>
      </w:r>
      <w:proofErr w:type="spellStart"/>
      <w:r>
        <w:t>EventCode</w:t>
      </w:r>
      <w:proofErr w:type="spellEnd"/>
      <w:r>
        <w:t>=4688</w:t>
      </w:r>
    </w:p>
    <w:p w14:paraId="46984E5B" w14:textId="7E30694F" w:rsidR="00FB2797" w:rsidRDefault="008A2AD2">
      <w:del w:id="270" w:author="Microsoft Word" w:date="2026-05-31T19:36:00Z" w16du:dateUtc="2026-05-31T17:36:00Z">
        <w:r>
          <w:lastRenderedPageBreak/>
          <w:pict w14:anchorId="618CE6D4">
            <v:rect id="_x0000_i1048" style="width:0;height:1.5pt" o:hralign="center" o:hrstd="t" o:hr="t"/>
          </w:pict>
        </w:r>
      </w:del>
    </w:p>
    <w:p w14:paraId="46984E5C" w14:textId="77777777" w:rsidR="00FB2797" w:rsidRDefault="00982223">
      <w:pPr>
        <w:pStyle w:val="Heading1"/>
      </w:pPr>
      <w:bookmarkStart w:id="271" w:name="documentation-requirements"/>
      <w:bookmarkEnd w:id="264"/>
      <w:bookmarkEnd w:id="269"/>
      <w:r>
        <w:t>17. Documentation Requirements</w:t>
      </w:r>
    </w:p>
    <w:p w14:paraId="46984E5D" w14:textId="77777777" w:rsidR="00FB2797" w:rsidRDefault="00982223">
      <w:pPr>
        <w:pStyle w:val="FirstParagraph"/>
      </w:pPr>
      <w:r>
        <w:t>The student must document:</w:t>
      </w:r>
    </w:p>
    <w:p w14:paraId="46984E5E" w14:textId="77777777" w:rsidR="00FB2797" w:rsidRDefault="00982223">
      <w:pPr>
        <w:pStyle w:val="Compact"/>
        <w:numPr>
          <w:ilvl w:val="0"/>
          <w:numId w:val="30"/>
        </w:numPr>
      </w:pPr>
      <w:r>
        <w:t>Installation steps</w:t>
      </w:r>
    </w:p>
    <w:p w14:paraId="46984E5F" w14:textId="77777777" w:rsidR="00FB2797" w:rsidRDefault="00982223">
      <w:pPr>
        <w:pStyle w:val="Compact"/>
        <w:numPr>
          <w:ilvl w:val="0"/>
          <w:numId w:val="30"/>
        </w:numPr>
      </w:pPr>
      <w:r>
        <w:t>Configurations performed</w:t>
      </w:r>
    </w:p>
    <w:p w14:paraId="46984E60" w14:textId="77777777" w:rsidR="00FB2797" w:rsidRDefault="00982223">
      <w:pPr>
        <w:pStyle w:val="Compact"/>
        <w:numPr>
          <w:ilvl w:val="0"/>
          <w:numId w:val="30"/>
        </w:numPr>
      </w:pPr>
      <w:r>
        <w:t>Event IDs monitored</w:t>
      </w:r>
    </w:p>
    <w:p w14:paraId="46984E61" w14:textId="77777777" w:rsidR="00FB2797" w:rsidRDefault="00982223">
      <w:pPr>
        <w:pStyle w:val="Compact"/>
        <w:numPr>
          <w:ilvl w:val="0"/>
          <w:numId w:val="30"/>
        </w:numPr>
      </w:pPr>
      <w:r>
        <w:t>Alerts created</w:t>
      </w:r>
    </w:p>
    <w:p w14:paraId="46984E62" w14:textId="77777777" w:rsidR="00FB2797" w:rsidRDefault="00982223">
      <w:pPr>
        <w:pStyle w:val="Compact"/>
        <w:numPr>
          <w:ilvl w:val="0"/>
          <w:numId w:val="30"/>
        </w:numPr>
      </w:pPr>
      <w:r>
        <w:t>Screenshots of dashboards</w:t>
      </w:r>
    </w:p>
    <w:p w14:paraId="46984E63" w14:textId="77777777" w:rsidR="00FB2797" w:rsidRDefault="00982223">
      <w:pPr>
        <w:pStyle w:val="Compact"/>
        <w:numPr>
          <w:ilvl w:val="0"/>
          <w:numId w:val="30"/>
        </w:numPr>
      </w:pPr>
      <w:r>
        <w:t>Investigation findings</w:t>
      </w:r>
    </w:p>
    <w:p w14:paraId="46984E64" w14:textId="77777777" w:rsidR="00FB2797" w:rsidRDefault="00982223">
      <w:pPr>
        <w:pStyle w:val="Compact"/>
        <w:numPr>
          <w:ilvl w:val="0"/>
          <w:numId w:val="30"/>
        </w:numPr>
      </w:pPr>
      <w:r>
        <w:t>Challenges experienced</w:t>
      </w:r>
    </w:p>
    <w:p w14:paraId="46984E65" w14:textId="77777777" w:rsidR="00FB2797" w:rsidRDefault="00982223">
      <w:pPr>
        <w:pStyle w:val="Compact"/>
        <w:numPr>
          <w:ilvl w:val="0"/>
          <w:numId w:val="30"/>
        </w:numPr>
      </w:pPr>
      <w:r>
        <w:t>Lessons learned</w:t>
      </w:r>
    </w:p>
    <w:p w14:paraId="46984E66" w14:textId="2244EC9E" w:rsidR="00FB2797" w:rsidRDefault="008A2AD2">
      <w:del w:id="272" w:author="Microsoft Word" w:date="2026-05-31T19:36:00Z" w16du:dateUtc="2026-05-31T17:36:00Z">
        <w:r>
          <w:pict w14:anchorId="618CE6D5">
            <v:rect id="_x0000_i1049" style="width:0;height:1.5pt" o:hralign="center" o:hrstd="t" o:hr="t"/>
          </w:pict>
        </w:r>
      </w:del>
    </w:p>
    <w:p w14:paraId="46984E67" w14:textId="77777777" w:rsidR="00FB2797" w:rsidRDefault="00982223">
      <w:pPr>
        <w:pStyle w:val="Heading1"/>
      </w:pPr>
      <w:bookmarkStart w:id="273" w:name="final-deliverables"/>
      <w:bookmarkEnd w:id="271"/>
      <w:r>
        <w:t>18. Final Deliverables</w:t>
      </w:r>
    </w:p>
    <w:p w14:paraId="46984E68" w14:textId="77777777" w:rsidR="00FB2797" w:rsidRDefault="00982223">
      <w:pPr>
        <w:pStyle w:val="FirstParagraph"/>
      </w:pPr>
      <w:r>
        <w:t>The student must submit the following:</w:t>
      </w:r>
    </w:p>
    <w:p w14:paraId="46984E69" w14:textId="77777777" w:rsidR="00FB2797" w:rsidRDefault="00982223">
      <w:pPr>
        <w:pStyle w:val="Heading2"/>
      </w:pPr>
      <w:bookmarkStart w:id="274" w:name="project-report"/>
      <w:r>
        <w:t>1. Project Report</w:t>
      </w:r>
    </w:p>
    <w:p w14:paraId="46984E6A" w14:textId="77777777" w:rsidR="00FB2797" w:rsidRDefault="00982223">
      <w:pPr>
        <w:pStyle w:val="FirstParagraph"/>
      </w:pPr>
      <w:r>
        <w:t>The report must include:</w:t>
      </w:r>
    </w:p>
    <w:p w14:paraId="46984E6B" w14:textId="77777777" w:rsidR="00FB2797" w:rsidRDefault="00982223">
      <w:pPr>
        <w:pStyle w:val="Compact"/>
        <w:numPr>
          <w:ilvl w:val="0"/>
          <w:numId w:val="31"/>
        </w:numPr>
      </w:pPr>
      <w:r>
        <w:t>Introduction</w:t>
      </w:r>
    </w:p>
    <w:p w14:paraId="46984E6C" w14:textId="77777777" w:rsidR="00FB2797" w:rsidRDefault="00982223">
      <w:pPr>
        <w:pStyle w:val="Compact"/>
        <w:numPr>
          <w:ilvl w:val="0"/>
          <w:numId w:val="31"/>
        </w:numPr>
      </w:pPr>
      <w:r>
        <w:t>Objectives</w:t>
      </w:r>
    </w:p>
    <w:p w14:paraId="46984E6D" w14:textId="77777777" w:rsidR="00FB2797" w:rsidRDefault="00982223">
      <w:pPr>
        <w:pStyle w:val="Compact"/>
        <w:numPr>
          <w:ilvl w:val="0"/>
          <w:numId w:val="31"/>
        </w:numPr>
      </w:pPr>
      <w:r>
        <w:t>Architecture</w:t>
      </w:r>
    </w:p>
    <w:p w14:paraId="46984E6E" w14:textId="77777777" w:rsidR="00FB2797" w:rsidRDefault="00982223">
      <w:pPr>
        <w:pStyle w:val="Compact"/>
        <w:numPr>
          <w:ilvl w:val="0"/>
          <w:numId w:val="31"/>
        </w:numPr>
      </w:pPr>
      <w:r>
        <w:t>Tools used</w:t>
      </w:r>
    </w:p>
    <w:p w14:paraId="46984E6F" w14:textId="77777777" w:rsidR="00FB2797" w:rsidRDefault="00982223">
      <w:pPr>
        <w:pStyle w:val="Compact"/>
        <w:numPr>
          <w:ilvl w:val="0"/>
          <w:numId w:val="31"/>
        </w:numPr>
      </w:pPr>
      <w:r>
        <w:t>Configurations</w:t>
      </w:r>
    </w:p>
    <w:p w14:paraId="46984E70" w14:textId="77777777" w:rsidR="00FB2797" w:rsidRDefault="00982223">
      <w:pPr>
        <w:pStyle w:val="Compact"/>
        <w:numPr>
          <w:ilvl w:val="0"/>
          <w:numId w:val="31"/>
        </w:numPr>
      </w:pPr>
      <w:r>
        <w:t>Screenshots</w:t>
      </w:r>
    </w:p>
    <w:p w14:paraId="46984E71" w14:textId="77777777" w:rsidR="00FB2797" w:rsidRDefault="00982223">
      <w:pPr>
        <w:pStyle w:val="Compact"/>
        <w:numPr>
          <w:ilvl w:val="0"/>
          <w:numId w:val="31"/>
        </w:numPr>
      </w:pPr>
      <w:r>
        <w:t>Findings</w:t>
      </w:r>
    </w:p>
    <w:p w14:paraId="46984E72" w14:textId="77777777" w:rsidR="00FB2797" w:rsidRDefault="00982223">
      <w:pPr>
        <w:pStyle w:val="Compact"/>
        <w:numPr>
          <w:ilvl w:val="0"/>
          <w:numId w:val="31"/>
        </w:numPr>
      </w:pPr>
      <w:r>
        <w:t>Conclusion</w:t>
      </w:r>
    </w:p>
    <w:p w14:paraId="46984E73" w14:textId="77777777" w:rsidR="00FB2797" w:rsidRDefault="00982223">
      <w:pPr>
        <w:pStyle w:val="Heading2"/>
      </w:pPr>
      <w:bookmarkStart w:id="275" w:name="splunk-dashboards"/>
      <w:bookmarkEnd w:id="274"/>
      <w:r>
        <w:t>2. Splunk Dashboards</w:t>
      </w:r>
    </w:p>
    <w:p w14:paraId="46984E74" w14:textId="77777777" w:rsidR="00FB2797" w:rsidRDefault="00982223">
      <w:pPr>
        <w:pStyle w:val="FirstParagraph"/>
      </w:pPr>
      <w:r>
        <w:t>Provide screenshots or exports.</w:t>
      </w:r>
    </w:p>
    <w:p w14:paraId="46984E75" w14:textId="77777777" w:rsidR="00FB2797" w:rsidRDefault="00982223">
      <w:pPr>
        <w:pStyle w:val="Heading2"/>
      </w:pPr>
      <w:bookmarkStart w:id="276" w:name="incident-reports"/>
      <w:bookmarkEnd w:id="275"/>
      <w:r>
        <w:t>3. Incident Reports</w:t>
      </w:r>
    </w:p>
    <w:p w14:paraId="46984E76" w14:textId="77777777" w:rsidR="00FB2797" w:rsidRDefault="00982223">
      <w:pPr>
        <w:pStyle w:val="FirstParagraph"/>
      </w:pPr>
      <w:r>
        <w:t>Minimum:</w:t>
      </w:r>
    </w:p>
    <w:p w14:paraId="46984E77" w14:textId="77777777" w:rsidR="00FB2797" w:rsidRDefault="00982223">
      <w:pPr>
        <w:pStyle w:val="Compact"/>
        <w:numPr>
          <w:ilvl w:val="0"/>
          <w:numId w:val="32"/>
        </w:numPr>
      </w:pPr>
      <w:r>
        <w:t>3 completed investigations</w:t>
      </w:r>
    </w:p>
    <w:p w14:paraId="46984E78" w14:textId="4936390C" w:rsidR="00FB2797" w:rsidRDefault="008A2AD2">
      <w:del w:id="277" w:author="Microsoft Word" w:date="2026-05-31T19:36:00Z" w16du:dateUtc="2026-05-31T17:36:00Z">
        <w:r>
          <w:lastRenderedPageBreak/>
          <w:pict w14:anchorId="618CE6D6">
            <v:rect id="_x0000_i1050" style="width:0;height:1.5pt" o:hralign="center" o:hrstd="t" o:hr="t"/>
          </w:pict>
        </w:r>
      </w:del>
    </w:p>
    <w:p w14:paraId="46984E79" w14:textId="77777777" w:rsidR="00FB2797" w:rsidRDefault="00982223">
      <w:pPr>
        <w:pStyle w:val="Heading1"/>
      </w:pPr>
      <w:bookmarkStart w:id="278" w:name="assessment-rubric"/>
      <w:bookmarkEnd w:id="273"/>
      <w:bookmarkEnd w:id="276"/>
      <w:r>
        <w:t>19. Assessment Rubric</w:t>
      </w:r>
    </w:p>
    <w:tbl>
      <w:tblPr>
        <w:tblStyle w:val="Table"/>
        <w:tblW w:w="0" w:type="auto"/>
        <w:tblLook w:val="0020" w:firstRow="1" w:lastRow="0" w:firstColumn="0" w:lastColumn="0" w:noHBand="0" w:noVBand="0"/>
        <w:tblPrChange w:id="279" w:author="Microsoft Word" w:date="2026-05-31T19:36:00Z" w16du:dateUtc="2026-05-31T17:36:00Z">
          <w:tblPr>
            <w:tblStyle w:val="Table"/>
            <w:tblW w:w="0" w:type="auto"/>
            <w:tblLook w:val="0020" w:firstRow="1" w:lastRow="0" w:firstColumn="0" w:lastColumn="0" w:noHBand="0" w:noVBand="0"/>
          </w:tblPr>
        </w:tblPrChange>
      </w:tblPr>
      <w:tblGrid>
        <w:gridCol w:w="3100"/>
        <w:gridCol w:w="847"/>
        <w:tblGridChange w:id="280">
          <w:tblGrid>
            <w:gridCol w:w="3100"/>
            <w:gridCol w:w="847"/>
            <w:gridCol w:w="839"/>
          </w:tblGrid>
        </w:tblGridChange>
      </w:tblGrid>
      <w:tr w:rsidR="00FB2797" w14:paraId="46984E7C" w14:textId="77777777" w:rsidTr="00EC00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trPrChange w:id="281" w:author="Microsoft Word" w:date="2026-05-31T19:36:00Z" w16du:dateUtc="2026-05-31T17:36:00Z">
            <w:trPr>
              <w:tblHeader/>
            </w:trPr>
          </w:trPrChange>
        </w:trPr>
        <w:tc>
          <w:tcPr>
            <w:tcW w:w="0" w:type="auto"/>
            <w:tcPrChange w:id="282" w:author="Microsoft Word" w:date="2026-05-31T19:36:00Z" w16du:dateUtc="2026-05-31T17:36:00Z">
              <w:tcPr>
                <w:tcW w:w="0" w:type="auto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46984E7A" w14:textId="77777777" w:rsidR="00FB2797" w:rsidRDefault="00982223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Assessment Area</w:t>
            </w:r>
          </w:p>
        </w:tc>
        <w:tc>
          <w:tcPr>
            <w:tcW w:w="0" w:type="auto"/>
            <w:tcPrChange w:id="283" w:author="Microsoft Word" w:date="2026-05-31T19:36:00Z" w16du:dateUtc="2026-05-31T17:36:00Z">
              <w:tcPr>
                <w:tcW w:w="1686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46984E7B" w14:textId="77777777" w:rsidR="00FB2797" w:rsidRDefault="00982223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Marks</w:t>
            </w:r>
          </w:p>
        </w:tc>
      </w:tr>
      <w:tr w:rsidR="00FB2797" w14:paraId="46984E7F" w14:textId="77777777">
        <w:tc>
          <w:tcPr>
            <w:tcW w:w="0" w:type="auto"/>
            <w:tcPrChange w:id="284" w:author="Microsoft Word" w:date="2026-05-31T19:36:00Z" w16du:dateUtc="2026-05-31T17:36:00Z">
              <w:tcPr>
                <w:tcW w:w="0" w:type="auto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46984E7D" w14:textId="77777777" w:rsidR="00FB2797" w:rsidRDefault="00982223">
            <w:pPr>
              <w:pStyle w:val="Compact"/>
            </w:pPr>
            <w:r>
              <w:t>Windows Server Installation</w:t>
            </w:r>
          </w:p>
        </w:tc>
        <w:tc>
          <w:tcPr>
            <w:tcW w:w="0" w:type="auto"/>
            <w:tcPrChange w:id="285" w:author="Microsoft Word" w:date="2026-05-31T19:36:00Z" w16du:dateUtc="2026-05-31T17:36:00Z">
              <w:tcPr>
                <w:tcW w:w="1686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46984E7E" w14:textId="77777777" w:rsidR="00FB2797" w:rsidRDefault="00982223">
            <w:pPr>
              <w:pStyle w:val="Compact"/>
            </w:pPr>
            <w:r>
              <w:t>10</w:t>
            </w:r>
          </w:p>
        </w:tc>
      </w:tr>
      <w:tr w:rsidR="00FB2797" w14:paraId="46984E82" w14:textId="77777777">
        <w:tc>
          <w:tcPr>
            <w:tcW w:w="0" w:type="auto"/>
            <w:tcPrChange w:id="286" w:author="Microsoft Word" w:date="2026-05-31T19:36:00Z" w16du:dateUtc="2026-05-31T17:36:00Z">
              <w:tcPr>
                <w:tcW w:w="0" w:type="auto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46984E80" w14:textId="77777777" w:rsidR="00FB2797" w:rsidRDefault="00982223">
            <w:pPr>
              <w:pStyle w:val="Compact"/>
            </w:pPr>
            <w:r>
              <w:t>Splunk Installation</w:t>
            </w:r>
          </w:p>
        </w:tc>
        <w:tc>
          <w:tcPr>
            <w:tcW w:w="0" w:type="auto"/>
            <w:tcPrChange w:id="287" w:author="Microsoft Word" w:date="2026-05-31T19:36:00Z" w16du:dateUtc="2026-05-31T17:36:00Z">
              <w:tcPr>
                <w:tcW w:w="1686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46984E81" w14:textId="77777777" w:rsidR="00FB2797" w:rsidRDefault="00982223">
            <w:pPr>
              <w:pStyle w:val="Compact"/>
            </w:pPr>
            <w:r>
              <w:t>10</w:t>
            </w:r>
          </w:p>
        </w:tc>
      </w:tr>
      <w:tr w:rsidR="00FB2797" w14:paraId="46984E85" w14:textId="77777777">
        <w:tc>
          <w:tcPr>
            <w:tcW w:w="0" w:type="auto"/>
            <w:tcPrChange w:id="288" w:author="Microsoft Word" w:date="2026-05-31T19:36:00Z" w16du:dateUtc="2026-05-31T17:36:00Z">
              <w:tcPr>
                <w:tcW w:w="0" w:type="auto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46984E83" w14:textId="77777777" w:rsidR="00FB2797" w:rsidRDefault="00982223">
            <w:pPr>
              <w:pStyle w:val="Compact"/>
            </w:pPr>
            <w:r>
              <w:t>Sysmon Installation</w:t>
            </w:r>
          </w:p>
        </w:tc>
        <w:tc>
          <w:tcPr>
            <w:tcW w:w="0" w:type="auto"/>
            <w:tcPrChange w:id="289" w:author="Microsoft Word" w:date="2026-05-31T19:36:00Z" w16du:dateUtc="2026-05-31T17:36:00Z">
              <w:tcPr>
                <w:tcW w:w="1686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46984E84" w14:textId="77777777" w:rsidR="00FB2797" w:rsidRDefault="00982223">
            <w:pPr>
              <w:pStyle w:val="Compact"/>
            </w:pPr>
            <w:r>
              <w:t>10</w:t>
            </w:r>
          </w:p>
        </w:tc>
      </w:tr>
      <w:tr w:rsidR="00FB2797" w14:paraId="46984E88" w14:textId="77777777">
        <w:tc>
          <w:tcPr>
            <w:tcW w:w="0" w:type="auto"/>
            <w:tcPrChange w:id="290" w:author="Microsoft Word" w:date="2026-05-31T19:36:00Z" w16du:dateUtc="2026-05-31T17:36:00Z">
              <w:tcPr>
                <w:tcW w:w="0" w:type="auto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46984E86" w14:textId="77777777" w:rsidR="00FB2797" w:rsidRDefault="00982223">
            <w:pPr>
              <w:pStyle w:val="Compact"/>
            </w:pPr>
            <w:r>
              <w:t>Log Collection</w:t>
            </w:r>
          </w:p>
        </w:tc>
        <w:tc>
          <w:tcPr>
            <w:tcW w:w="0" w:type="auto"/>
            <w:tcPrChange w:id="291" w:author="Microsoft Word" w:date="2026-05-31T19:36:00Z" w16du:dateUtc="2026-05-31T17:36:00Z">
              <w:tcPr>
                <w:tcW w:w="1686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46984E87" w14:textId="77777777" w:rsidR="00FB2797" w:rsidRDefault="00982223">
            <w:pPr>
              <w:pStyle w:val="Compact"/>
            </w:pPr>
            <w:r>
              <w:t>10</w:t>
            </w:r>
          </w:p>
        </w:tc>
      </w:tr>
      <w:tr w:rsidR="00FB2797" w14:paraId="46984E8B" w14:textId="77777777">
        <w:tc>
          <w:tcPr>
            <w:tcW w:w="0" w:type="auto"/>
            <w:tcPrChange w:id="292" w:author="Microsoft Word" w:date="2026-05-31T19:36:00Z" w16du:dateUtc="2026-05-31T17:36:00Z">
              <w:tcPr>
                <w:tcW w:w="0" w:type="auto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46984E89" w14:textId="77777777" w:rsidR="00FB2797" w:rsidRDefault="00982223">
            <w:pPr>
              <w:pStyle w:val="Compact"/>
            </w:pPr>
            <w:r>
              <w:t>Alert Creation</w:t>
            </w:r>
          </w:p>
        </w:tc>
        <w:tc>
          <w:tcPr>
            <w:tcW w:w="0" w:type="auto"/>
            <w:tcPrChange w:id="293" w:author="Microsoft Word" w:date="2026-05-31T19:36:00Z" w16du:dateUtc="2026-05-31T17:36:00Z">
              <w:tcPr>
                <w:tcW w:w="1686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46984E8A" w14:textId="77777777" w:rsidR="00FB2797" w:rsidRDefault="00982223">
            <w:pPr>
              <w:pStyle w:val="Compact"/>
            </w:pPr>
            <w:r>
              <w:t>15</w:t>
            </w:r>
          </w:p>
        </w:tc>
      </w:tr>
      <w:tr w:rsidR="00FB2797" w14:paraId="46984E8E" w14:textId="77777777">
        <w:tc>
          <w:tcPr>
            <w:tcW w:w="0" w:type="auto"/>
            <w:tcPrChange w:id="294" w:author="Microsoft Word" w:date="2026-05-31T19:36:00Z" w16du:dateUtc="2026-05-31T17:36:00Z">
              <w:tcPr>
                <w:tcW w:w="0" w:type="auto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46984E8C" w14:textId="77777777" w:rsidR="00FB2797" w:rsidRDefault="00982223">
            <w:pPr>
              <w:pStyle w:val="Compact"/>
            </w:pPr>
            <w:r>
              <w:t>Dashboard Creation</w:t>
            </w:r>
          </w:p>
        </w:tc>
        <w:tc>
          <w:tcPr>
            <w:tcW w:w="0" w:type="auto"/>
            <w:tcPrChange w:id="295" w:author="Microsoft Word" w:date="2026-05-31T19:36:00Z" w16du:dateUtc="2026-05-31T17:36:00Z">
              <w:tcPr>
                <w:tcW w:w="1686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46984E8D" w14:textId="77777777" w:rsidR="00FB2797" w:rsidRDefault="00982223">
            <w:pPr>
              <w:pStyle w:val="Compact"/>
            </w:pPr>
            <w:r>
              <w:t>15</w:t>
            </w:r>
          </w:p>
        </w:tc>
      </w:tr>
      <w:tr w:rsidR="00FB2797" w14:paraId="46984E91" w14:textId="77777777">
        <w:tc>
          <w:tcPr>
            <w:tcW w:w="0" w:type="auto"/>
            <w:tcPrChange w:id="296" w:author="Microsoft Word" w:date="2026-05-31T19:36:00Z" w16du:dateUtc="2026-05-31T17:36:00Z">
              <w:tcPr>
                <w:tcW w:w="0" w:type="auto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46984E8F" w14:textId="77777777" w:rsidR="00FB2797" w:rsidRDefault="00982223">
            <w:pPr>
              <w:pStyle w:val="Compact"/>
            </w:pPr>
            <w:r>
              <w:t>Incident Investigation</w:t>
            </w:r>
          </w:p>
        </w:tc>
        <w:tc>
          <w:tcPr>
            <w:tcW w:w="0" w:type="auto"/>
            <w:tcPrChange w:id="297" w:author="Microsoft Word" w:date="2026-05-31T19:36:00Z" w16du:dateUtc="2026-05-31T17:36:00Z">
              <w:tcPr>
                <w:tcW w:w="1686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46984E90" w14:textId="77777777" w:rsidR="00FB2797" w:rsidRDefault="00982223">
            <w:pPr>
              <w:pStyle w:val="Compact"/>
            </w:pPr>
            <w:r>
              <w:t>20</w:t>
            </w:r>
          </w:p>
        </w:tc>
      </w:tr>
      <w:tr w:rsidR="00FB2797" w14:paraId="46984E94" w14:textId="77777777">
        <w:tc>
          <w:tcPr>
            <w:tcW w:w="0" w:type="auto"/>
            <w:tcPrChange w:id="298" w:author="Microsoft Word" w:date="2026-05-31T19:36:00Z" w16du:dateUtc="2026-05-31T17:36:00Z">
              <w:tcPr>
                <w:tcW w:w="0" w:type="auto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46984E92" w14:textId="77777777" w:rsidR="00FB2797" w:rsidRDefault="00982223">
            <w:pPr>
              <w:pStyle w:val="Compact"/>
            </w:pPr>
            <w:r>
              <w:t>Documentation Quality</w:t>
            </w:r>
          </w:p>
        </w:tc>
        <w:tc>
          <w:tcPr>
            <w:tcW w:w="0" w:type="auto"/>
            <w:tcPrChange w:id="299" w:author="Microsoft Word" w:date="2026-05-31T19:36:00Z" w16du:dateUtc="2026-05-31T17:36:00Z">
              <w:tcPr>
                <w:tcW w:w="1686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46984E93" w14:textId="77777777" w:rsidR="00FB2797" w:rsidRDefault="00982223">
            <w:pPr>
              <w:pStyle w:val="Compact"/>
            </w:pPr>
            <w:r>
              <w:t>10</w:t>
            </w:r>
          </w:p>
        </w:tc>
      </w:tr>
      <w:tr w:rsidR="00FB2797" w14:paraId="46984E97" w14:textId="77777777">
        <w:tc>
          <w:tcPr>
            <w:tcW w:w="0" w:type="auto"/>
            <w:tcPrChange w:id="300" w:author="Microsoft Word" w:date="2026-05-31T19:36:00Z" w16du:dateUtc="2026-05-31T17:36:00Z">
              <w:tcPr>
                <w:tcW w:w="0" w:type="auto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46984E95" w14:textId="77777777" w:rsidR="00FB2797" w:rsidRDefault="00982223">
            <w:pPr>
              <w:pStyle w:val="Compact"/>
            </w:pPr>
            <w:r>
              <w:t>Total</w:t>
            </w:r>
          </w:p>
        </w:tc>
        <w:tc>
          <w:tcPr>
            <w:tcW w:w="0" w:type="auto"/>
            <w:tcPrChange w:id="301" w:author="Microsoft Word" w:date="2026-05-31T19:36:00Z" w16du:dateUtc="2026-05-31T17:36:00Z">
              <w:tcPr>
                <w:tcW w:w="1686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46984E96" w14:textId="77777777" w:rsidR="00FB2797" w:rsidRDefault="00982223">
            <w:pPr>
              <w:pStyle w:val="Compact"/>
            </w:pPr>
            <w:r>
              <w:t>100</w:t>
            </w:r>
          </w:p>
        </w:tc>
      </w:tr>
    </w:tbl>
    <w:p w14:paraId="618CE6AA" w14:textId="77777777" w:rsidR="00EC0072" w:rsidRDefault="008A2AD2">
      <w:pPr>
        <w:rPr>
          <w:del w:id="302" w:author="Microsoft Word" w:date="2026-05-31T19:36:00Z" w16du:dateUtc="2026-05-31T17:36:00Z"/>
        </w:rPr>
      </w:pPr>
      <w:del w:id="303" w:author="Microsoft Word" w:date="2026-05-31T19:36:00Z" w16du:dateUtc="2026-05-31T17:36:00Z">
        <w:r>
          <w:pict w14:anchorId="618CE6D7">
            <v:rect id="_x0000_i1051" style="width:0;height:1.5pt" o:hralign="center" o:hrstd="t" o:hr="t"/>
          </w:pict>
        </w:r>
      </w:del>
    </w:p>
    <w:p w14:paraId="46984E98" w14:textId="1BEB5FFF" w:rsidR="00FB2797" w:rsidRPr="00BA1292" w:rsidRDefault="00710D95">
      <w:pPr>
        <w:rPr>
          <w:ins w:id="304" w:author="Microsoft Word" w:date="2026-05-31T19:36:00Z" w16du:dateUtc="2026-05-31T17:36:00Z"/>
          <w:b/>
          <w:bCs/>
        </w:rPr>
      </w:pPr>
      <w:ins w:id="305" w:author="Microsoft Word" w:date="2026-05-31T19:36:00Z" w16du:dateUtc="2026-05-31T17:36:00Z">
        <w:r>
          <w:br/>
        </w:r>
        <w:r w:rsidR="00BA1292" w:rsidRPr="00BA1292">
          <w:rPr>
            <w:b/>
            <w:bCs/>
          </w:rPr>
          <w:t>NB: Please do not focus too much on the marks as this is for personal growth</w:t>
        </w:r>
      </w:ins>
    </w:p>
    <w:p w14:paraId="46984E99" w14:textId="77777777" w:rsidR="00FB2797" w:rsidRDefault="00982223">
      <w:pPr>
        <w:pStyle w:val="Heading1"/>
      </w:pPr>
      <w:bookmarkStart w:id="306" w:name="cybersecurity-best-practices"/>
      <w:bookmarkEnd w:id="278"/>
      <w:r>
        <w:t>20. Cybersecurity Best Practices</w:t>
      </w:r>
    </w:p>
    <w:p w14:paraId="46984E9A" w14:textId="77777777" w:rsidR="00FB2797" w:rsidRDefault="00982223">
      <w:pPr>
        <w:pStyle w:val="FirstParagraph"/>
      </w:pPr>
      <w:r>
        <w:t>The student must:</w:t>
      </w:r>
    </w:p>
    <w:p w14:paraId="46984E9B" w14:textId="77777777" w:rsidR="00FB2797" w:rsidRDefault="00982223">
      <w:pPr>
        <w:pStyle w:val="Compact"/>
        <w:numPr>
          <w:ilvl w:val="0"/>
          <w:numId w:val="33"/>
        </w:numPr>
      </w:pPr>
      <w:r>
        <w:t>Use strong passwords</w:t>
      </w:r>
    </w:p>
    <w:p w14:paraId="46984E9C" w14:textId="77777777" w:rsidR="00FB2797" w:rsidRDefault="00982223">
      <w:pPr>
        <w:pStyle w:val="Compact"/>
        <w:numPr>
          <w:ilvl w:val="0"/>
          <w:numId w:val="33"/>
        </w:numPr>
      </w:pPr>
      <w:r>
        <w:t>Keep systems updated</w:t>
      </w:r>
    </w:p>
    <w:p w14:paraId="46984E9D" w14:textId="77777777" w:rsidR="00FB2797" w:rsidRDefault="00982223">
      <w:pPr>
        <w:pStyle w:val="Compact"/>
        <w:numPr>
          <w:ilvl w:val="0"/>
          <w:numId w:val="33"/>
        </w:numPr>
      </w:pPr>
      <w:r>
        <w:t>Document all changes</w:t>
      </w:r>
    </w:p>
    <w:p w14:paraId="46984E9E" w14:textId="77777777" w:rsidR="00FB2797" w:rsidRDefault="00982223">
      <w:pPr>
        <w:pStyle w:val="Compact"/>
        <w:numPr>
          <w:ilvl w:val="0"/>
          <w:numId w:val="33"/>
        </w:numPr>
      </w:pPr>
      <w:r>
        <w:t>Follow ethical hacking principles</w:t>
      </w:r>
    </w:p>
    <w:p w14:paraId="46984E9F" w14:textId="77777777" w:rsidR="00FB2797" w:rsidRDefault="00982223">
      <w:pPr>
        <w:pStyle w:val="Compact"/>
        <w:numPr>
          <w:ilvl w:val="0"/>
          <w:numId w:val="33"/>
        </w:numPr>
      </w:pPr>
      <w:r>
        <w:t>Avoid unauthorized activities</w:t>
      </w:r>
    </w:p>
    <w:p w14:paraId="46984EA0" w14:textId="77777777" w:rsidR="00FB2797" w:rsidRDefault="00982223">
      <w:pPr>
        <w:pStyle w:val="Compact"/>
        <w:numPr>
          <w:ilvl w:val="0"/>
          <w:numId w:val="33"/>
        </w:numPr>
      </w:pPr>
      <w:r>
        <w:t>Work only within the lab environment</w:t>
      </w:r>
    </w:p>
    <w:p w14:paraId="46984EA1" w14:textId="2FCE8D7C" w:rsidR="00FB2797" w:rsidRDefault="008A2AD2">
      <w:del w:id="307" w:author="Microsoft Word" w:date="2026-05-31T19:36:00Z" w16du:dateUtc="2026-05-31T17:36:00Z">
        <w:r>
          <w:pict w14:anchorId="618CE6D8">
            <v:rect id="_x0000_i1052" style="width:0;height:1.5pt" o:hralign="center" o:hrstd="t" o:hr="t"/>
          </w:pict>
        </w:r>
      </w:del>
    </w:p>
    <w:p w14:paraId="46984EA2" w14:textId="77777777" w:rsidR="00FB2797" w:rsidRDefault="00982223">
      <w:pPr>
        <w:pStyle w:val="Heading1"/>
      </w:pPr>
      <w:bookmarkStart w:id="308" w:name="conclusion"/>
      <w:bookmarkEnd w:id="306"/>
      <w:r>
        <w:t>21. Conclusion</w:t>
      </w:r>
    </w:p>
    <w:p w14:paraId="46984EA3" w14:textId="77777777" w:rsidR="00FB2797" w:rsidRDefault="00982223">
      <w:pPr>
        <w:pStyle w:val="FirstParagraph"/>
      </w:pPr>
      <w:r>
        <w:t>This project provides foundational experience in cybersecurity monitoring, SIEM operations, and incident response.</w:t>
      </w:r>
    </w:p>
    <w:p w14:paraId="46984EA4" w14:textId="77777777" w:rsidR="00FB2797" w:rsidRDefault="00982223">
      <w:pPr>
        <w:pStyle w:val="BodyText"/>
      </w:pPr>
      <w:r>
        <w:t>Completing this project will help prepare the student for roles such as:</w:t>
      </w:r>
    </w:p>
    <w:p w14:paraId="46984EA5" w14:textId="77777777" w:rsidR="00FB2797" w:rsidRDefault="00982223">
      <w:pPr>
        <w:pStyle w:val="Compact"/>
        <w:numPr>
          <w:ilvl w:val="0"/>
          <w:numId w:val="34"/>
        </w:numPr>
      </w:pPr>
      <w:r>
        <w:t>SOC Analyst</w:t>
      </w:r>
    </w:p>
    <w:p w14:paraId="46984EA6" w14:textId="77777777" w:rsidR="00FB2797" w:rsidRDefault="00982223">
      <w:pPr>
        <w:pStyle w:val="Compact"/>
        <w:numPr>
          <w:ilvl w:val="0"/>
          <w:numId w:val="34"/>
        </w:numPr>
      </w:pPr>
      <w:r>
        <w:t>Junior Cybersecurity Analyst</w:t>
      </w:r>
    </w:p>
    <w:p w14:paraId="46984EA7" w14:textId="77777777" w:rsidR="00FB2797" w:rsidRDefault="00982223">
      <w:pPr>
        <w:pStyle w:val="Compact"/>
        <w:numPr>
          <w:ilvl w:val="0"/>
          <w:numId w:val="34"/>
        </w:numPr>
      </w:pPr>
      <w:r>
        <w:t>SIEM Analyst</w:t>
      </w:r>
    </w:p>
    <w:p w14:paraId="46984EA8" w14:textId="77777777" w:rsidR="00FB2797" w:rsidRDefault="00982223">
      <w:pPr>
        <w:pStyle w:val="Compact"/>
        <w:numPr>
          <w:ilvl w:val="0"/>
          <w:numId w:val="34"/>
        </w:numPr>
      </w:pPr>
      <w:r>
        <w:t>Blue Team Analyst</w:t>
      </w:r>
    </w:p>
    <w:p w14:paraId="46984EA9" w14:textId="77777777" w:rsidR="00FB2797" w:rsidRDefault="00982223">
      <w:pPr>
        <w:pStyle w:val="Compact"/>
        <w:numPr>
          <w:ilvl w:val="0"/>
          <w:numId w:val="34"/>
        </w:numPr>
      </w:pPr>
      <w:r>
        <w:lastRenderedPageBreak/>
        <w:t>Incident Response Analyst</w:t>
      </w:r>
    </w:p>
    <w:p w14:paraId="46984EAA" w14:textId="56CE6624" w:rsidR="00FB2797" w:rsidRDefault="00982223">
      <w:pPr>
        <w:pStyle w:val="FirstParagraph"/>
      </w:pPr>
      <w:r>
        <w:t>The project also develops practical troubleshooting, analytical thinking, and investigative skills required in modern cybersecurity environments.</w:t>
      </w:r>
      <w:ins w:id="309" w:author="Microsoft Word" w:date="2026-05-31T19:36:00Z" w16du:dateUtc="2026-05-31T17:36:00Z">
        <w:r w:rsidR="00BA1292">
          <w:br/>
        </w:r>
        <w:r w:rsidR="00BA1292">
          <w:br/>
          <w:t>NB: I would love to see this project on your GitHub also.</w:t>
        </w:r>
      </w:ins>
      <w:bookmarkEnd w:id="308"/>
    </w:p>
    <w:sectPr w:rsidR="00FB279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7967CB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DA4083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2B2DB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214198799">
    <w:abstractNumId w:val="0"/>
  </w:num>
  <w:num w:numId="2" w16cid:durableId="116142006">
    <w:abstractNumId w:val="1"/>
  </w:num>
  <w:num w:numId="3" w16cid:durableId="1817456665">
    <w:abstractNumId w:val="1"/>
  </w:num>
  <w:num w:numId="4" w16cid:durableId="1514682560">
    <w:abstractNumId w:val="1"/>
  </w:num>
  <w:num w:numId="5" w16cid:durableId="470826930">
    <w:abstractNumId w:val="1"/>
  </w:num>
  <w:num w:numId="6" w16cid:durableId="1441949346">
    <w:abstractNumId w:val="1"/>
  </w:num>
  <w:num w:numId="7" w16cid:durableId="7854669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02807898">
    <w:abstractNumId w:val="1"/>
  </w:num>
  <w:num w:numId="9" w16cid:durableId="997921854">
    <w:abstractNumId w:val="1"/>
  </w:num>
  <w:num w:numId="10" w16cid:durableId="1434981555">
    <w:abstractNumId w:val="1"/>
  </w:num>
  <w:num w:numId="11" w16cid:durableId="2127918926">
    <w:abstractNumId w:val="1"/>
  </w:num>
  <w:num w:numId="12" w16cid:durableId="919094762">
    <w:abstractNumId w:val="1"/>
  </w:num>
  <w:num w:numId="13" w16cid:durableId="339240766">
    <w:abstractNumId w:val="1"/>
  </w:num>
  <w:num w:numId="14" w16cid:durableId="147131635">
    <w:abstractNumId w:val="1"/>
  </w:num>
  <w:num w:numId="15" w16cid:durableId="2050758331">
    <w:abstractNumId w:val="1"/>
  </w:num>
  <w:num w:numId="16" w16cid:durableId="20098227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88511325">
    <w:abstractNumId w:val="1"/>
  </w:num>
  <w:num w:numId="18" w16cid:durableId="17586731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6113575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14831278">
    <w:abstractNumId w:val="1"/>
  </w:num>
  <w:num w:numId="21" w16cid:durableId="10654192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954743355">
    <w:abstractNumId w:val="1"/>
  </w:num>
  <w:num w:numId="23" w16cid:durableId="1446193321">
    <w:abstractNumId w:val="1"/>
  </w:num>
  <w:num w:numId="24" w16cid:durableId="584843928">
    <w:abstractNumId w:val="1"/>
  </w:num>
  <w:num w:numId="25" w16cid:durableId="1843473310">
    <w:abstractNumId w:val="1"/>
  </w:num>
  <w:num w:numId="26" w16cid:durableId="1595455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96377044">
    <w:abstractNumId w:val="1"/>
  </w:num>
  <w:num w:numId="28" w16cid:durableId="1234391574">
    <w:abstractNumId w:val="1"/>
  </w:num>
  <w:num w:numId="29" w16cid:durableId="263266807">
    <w:abstractNumId w:val="1"/>
  </w:num>
  <w:num w:numId="30" w16cid:durableId="565841219">
    <w:abstractNumId w:val="1"/>
  </w:num>
  <w:num w:numId="31" w16cid:durableId="630861604">
    <w:abstractNumId w:val="1"/>
  </w:num>
  <w:num w:numId="32" w16cid:durableId="654915439">
    <w:abstractNumId w:val="1"/>
  </w:num>
  <w:num w:numId="33" w16cid:durableId="279269083">
    <w:abstractNumId w:val="1"/>
  </w:num>
  <w:num w:numId="34" w16cid:durableId="18584977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2797"/>
    <w:rsid w:val="001F212C"/>
    <w:rsid w:val="002D7DDA"/>
    <w:rsid w:val="00710D95"/>
    <w:rsid w:val="007E6E56"/>
    <w:rsid w:val="0090494F"/>
    <w:rsid w:val="00982223"/>
    <w:rsid w:val="00AD1FE2"/>
    <w:rsid w:val="00B052E6"/>
    <w:rsid w:val="00BA1292"/>
    <w:rsid w:val="00C964A0"/>
    <w:rsid w:val="00CE3597"/>
    <w:rsid w:val="00EC0072"/>
    <w:rsid w:val="00FB2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984CEE"/>
  <w15:docId w15:val="{4685099F-B546-46B5-B659-3DBFBDE5C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  <w:pPrChange w:id="0" w:author="Microsoft Word" w:date="2026-05-31T19:36:00Z">
        <w:pPr>
          <w:spacing w:after="80"/>
          <w:contextualSpacing/>
          <w:jc w:val="center"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0" w:author="Microsoft Word" w:date="2026-05-31T19:36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pPrChange w:id="1" w:author="Microsoft Word" w:date="2026-05-31T19:36:00Z">
        <w:pPr>
          <w:numPr>
            <w:ilvl w:val="1"/>
          </w:numPr>
          <w:spacing w:after="80"/>
          <w:contextualSpacing/>
          <w:jc w:val="center"/>
        </w:pPr>
      </w:pPrChange>
    </w:pPr>
    <w:rPr>
      <w:spacing w:val="15"/>
      <w:sz w:val="28"/>
      <w:szCs w:val="28"/>
      <w:rPrChange w:id="1" w:author="Microsoft Word" w:date="2026-05-31T19:36:00Z">
        <w:rPr>
          <w:rFonts w:asciiTheme="majorHAnsi" w:eastAsiaTheme="majorEastAsia" w:hAnsiTheme="majorHAnsi" w:cstheme="majorBidi"/>
          <w:spacing w:val="15"/>
          <w:kern w:val="28"/>
          <w:sz w:val="28"/>
          <w:szCs w:val="28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Theme="majorHAnsi" w:eastAsiaTheme="majorEastAsia" w:hAnsiTheme="majorHAnsi" w:cstheme="majorBidi"/>
      <w:spacing w:val="15"/>
      <w:kern w:val="28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  <w:pPrChange w:id="2" w:author="Microsoft Word" w:date="2026-05-31T19:36:00Z">
        <w:pPr>
          <w:spacing w:before="100" w:after="100"/>
          <w:ind w:left="480" w:right="480"/>
        </w:pPr>
      </w:pPrChange>
    </w:pPr>
    <w:rPr>
      <w:rPrChange w:id="2" w:author="Microsoft Word" w:date="2026-05-31T19:36:00Z">
        <w:rPr>
          <w:rFonts w:asciiTheme="minorHAnsi" w:eastAsiaTheme="minorHAnsi" w:hAnsiTheme="minorHAnsi" w:cstheme="minorBidi"/>
          <w:sz w:val="24"/>
          <w:szCs w:val="24"/>
          <w:lang w:val="en-US" w:eastAsia="en-US" w:bidi="ar-SA"/>
        </w:rPr>
      </w:rPrChange>
    </w:r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  <w:pPrChange w:id="3" w:author="Microsoft Word" w:date="2026-05-31T19:36:00Z">
        <w:pPr>
          <w:spacing w:before="100" w:after="100"/>
          <w:ind w:left="480" w:right="480"/>
        </w:pPr>
      </w:pPrChange>
    </w:pPr>
    <w:rPr>
      <w:rPrChange w:id="3" w:author="Microsoft Word" w:date="2026-05-31T19:36:00Z">
        <w:rPr>
          <w:rFonts w:asciiTheme="minorHAnsi" w:eastAsiaTheme="minorHAnsi" w:hAnsiTheme="minorHAnsi" w:cstheme="minorBidi"/>
          <w:sz w:val="24"/>
          <w:szCs w:val="24"/>
          <w:lang w:val="en-US" w:eastAsia="en-US" w:bidi="ar-SA"/>
        </w:rPr>
      </w:rPrChange>
    </w:r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  <w:pPrChange w:id="4" w:author="Microsoft Word" w:date="2026-05-31T19:36:00Z">
        <w:pPr>
          <w:spacing w:after="120"/>
        </w:pPr>
      </w:pPrChange>
    </w:pPr>
    <w:rPr>
      <w:i/>
      <w:rPrChange w:id="4" w:author="Microsoft Word" w:date="2026-05-31T19:36:00Z">
        <w:rPr>
          <w:rFonts w:asciiTheme="minorHAnsi" w:eastAsiaTheme="minorHAnsi" w:hAnsiTheme="minorHAnsi" w:cstheme="minorBidi"/>
          <w:i/>
          <w:sz w:val="24"/>
          <w:szCs w:val="24"/>
          <w:lang w:val="en-US" w:eastAsia="en-US" w:bidi="ar-SA"/>
        </w:rPr>
      </w:rPrChange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  <w:rPr>
      <w:i/>
    </w:rPr>
  </w:style>
  <w:style w:type="character" w:customStyle="1" w:styleId="VerbatimChar">
    <w:name w:val="Verbatim Char"/>
    <w:basedOn w:val="CaptionChar"/>
    <w:link w:val="SourceCode"/>
    <w:rPr>
      <w:rFonts w:ascii="Consolas" w:hAnsi="Consolas"/>
      <w:i/>
      <w:sz w:val="22"/>
    </w:rPr>
  </w:style>
  <w:style w:type="character" w:customStyle="1" w:styleId="SectionNumber">
    <w:name w:val="Section Number"/>
    <w:basedOn w:val="CaptionChar"/>
    <w:rPr>
      <w:i w:val="0"/>
      <w:rPrChange w:id="5" w:author="Microsoft Word" w:date="2026-05-31T19:36:00Z">
        <w:rPr>
          <w:i/>
        </w:rPr>
      </w:rPrChange>
    </w:rPr>
  </w:style>
  <w:style w:type="character" w:styleId="FootnoteReference">
    <w:name w:val="footnote reference"/>
    <w:basedOn w:val="CaptionChar"/>
    <w:rPr>
      <w:i w:val="0"/>
      <w:vertAlign w:val="superscript"/>
      <w:rPrChange w:id="6" w:author="Microsoft Word" w:date="2026-05-31T19:36:00Z">
        <w:rPr>
          <w:i/>
          <w:vertAlign w:val="superscript"/>
        </w:rPr>
      </w:rPrChange>
    </w:rPr>
  </w:style>
  <w:style w:type="character" w:styleId="Hyperlink">
    <w:name w:val="Hyperlink"/>
    <w:basedOn w:val="CaptionChar"/>
    <w:rPr>
      <w:i w:val="0"/>
      <w:color w:val="156082" w:themeColor="accent1"/>
      <w:rPrChange w:id="7" w:author="Microsoft Word" w:date="2026-05-31T19:36:00Z">
        <w:rPr>
          <w:i/>
          <w:color w:val="156082" w:themeColor="accent1"/>
        </w:rPr>
      </w:rPrChange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  <w:pPrChange w:id="8" w:author="Microsoft Word" w:date="2026-05-31T19:36:00Z">
        <w:pPr>
          <w:keepNext/>
          <w:keepLines/>
          <w:spacing w:before="240" w:after="80" w:line="259" w:lineRule="auto"/>
        </w:pPr>
      </w:pPrChange>
    </w:pPr>
    <w:rPr>
      <w:rPrChange w:id="8" w:author="Microsoft Word" w:date="2026-05-31T19:36:00Z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 w:eastAsia="en-US" w:bidi="ar-SA"/>
        </w:rPr>
      </w:rPrChange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i w:val="0"/>
      <w:color w:val="007020"/>
      <w:sz w:val="22"/>
      <w:rPrChange w:id="9" w:author="Microsoft Word" w:date="2026-05-31T19:36:00Z">
        <w:rPr>
          <w:rFonts w:ascii="Consolas" w:hAnsi="Consolas"/>
          <w:b/>
          <w:i/>
          <w:color w:val="007020"/>
          <w:sz w:val="22"/>
        </w:rPr>
      </w:rPrChange>
    </w:rPr>
  </w:style>
  <w:style w:type="character" w:customStyle="1" w:styleId="DataTypeTok">
    <w:name w:val="DataTypeTok"/>
    <w:basedOn w:val="VerbatimChar"/>
    <w:rPr>
      <w:rFonts w:ascii="Consolas" w:hAnsi="Consolas"/>
      <w:i w:val="0"/>
      <w:color w:val="902000"/>
      <w:sz w:val="22"/>
      <w:rPrChange w:id="10" w:author="Microsoft Word" w:date="2026-05-31T19:36:00Z">
        <w:rPr>
          <w:rFonts w:ascii="Consolas" w:hAnsi="Consolas"/>
          <w:i/>
          <w:color w:val="902000"/>
          <w:sz w:val="22"/>
        </w:rPr>
      </w:rPrChange>
    </w:rPr>
  </w:style>
  <w:style w:type="character" w:customStyle="1" w:styleId="DecValTok">
    <w:name w:val="DecValTok"/>
    <w:basedOn w:val="VerbatimChar"/>
    <w:rPr>
      <w:rFonts w:ascii="Consolas" w:hAnsi="Consolas"/>
      <w:i w:val="0"/>
      <w:color w:val="40A070"/>
      <w:sz w:val="22"/>
      <w:rPrChange w:id="11" w:author="Microsoft Word" w:date="2026-05-31T19:36:00Z">
        <w:rPr>
          <w:rFonts w:ascii="Consolas" w:hAnsi="Consolas"/>
          <w:i/>
          <w:color w:val="40A070"/>
          <w:sz w:val="22"/>
        </w:rPr>
      </w:rPrChange>
    </w:rPr>
  </w:style>
  <w:style w:type="character" w:customStyle="1" w:styleId="BaseNTok">
    <w:name w:val="BaseNTok"/>
    <w:basedOn w:val="VerbatimChar"/>
    <w:rPr>
      <w:rFonts w:ascii="Consolas" w:hAnsi="Consolas"/>
      <w:i w:val="0"/>
      <w:color w:val="40A070"/>
      <w:sz w:val="22"/>
      <w:rPrChange w:id="12" w:author="Microsoft Word" w:date="2026-05-31T19:36:00Z">
        <w:rPr>
          <w:rFonts w:ascii="Consolas" w:hAnsi="Consolas"/>
          <w:i/>
          <w:color w:val="40A070"/>
          <w:sz w:val="22"/>
        </w:rPr>
      </w:rPrChange>
    </w:rPr>
  </w:style>
  <w:style w:type="character" w:customStyle="1" w:styleId="FloatTok">
    <w:name w:val="FloatTok"/>
    <w:basedOn w:val="VerbatimChar"/>
    <w:rPr>
      <w:rFonts w:ascii="Consolas" w:hAnsi="Consolas"/>
      <w:i w:val="0"/>
      <w:color w:val="40A070"/>
      <w:sz w:val="22"/>
      <w:rPrChange w:id="13" w:author="Microsoft Word" w:date="2026-05-31T19:36:00Z">
        <w:rPr>
          <w:rFonts w:ascii="Consolas" w:hAnsi="Consolas"/>
          <w:i/>
          <w:color w:val="40A070"/>
          <w:sz w:val="22"/>
        </w:rPr>
      </w:rPrChange>
    </w:rPr>
  </w:style>
  <w:style w:type="character" w:customStyle="1" w:styleId="ConstantTok">
    <w:name w:val="ConstantTok"/>
    <w:basedOn w:val="VerbatimChar"/>
    <w:rPr>
      <w:rFonts w:ascii="Consolas" w:hAnsi="Consolas"/>
      <w:i w:val="0"/>
      <w:color w:val="880000"/>
      <w:sz w:val="22"/>
      <w:rPrChange w:id="14" w:author="Microsoft Word" w:date="2026-05-31T19:36:00Z">
        <w:rPr>
          <w:rFonts w:ascii="Consolas" w:hAnsi="Consolas"/>
          <w:i/>
          <w:color w:val="880000"/>
          <w:sz w:val="22"/>
        </w:rPr>
      </w:rPrChange>
    </w:rPr>
  </w:style>
  <w:style w:type="character" w:customStyle="1" w:styleId="CharTok">
    <w:name w:val="CharTok"/>
    <w:basedOn w:val="VerbatimChar"/>
    <w:rPr>
      <w:rFonts w:ascii="Consolas" w:hAnsi="Consolas"/>
      <w:i w:val="0"/>
      <w:color w:val="4070A0"/>
      <w:sz w:val="22"/>
      <w:rPrChange w:id="15" w:author="Microsoft Word" w:date="2026-05-31T19:36:00Z">
        <w:rPr>
          <w:rFonts w:ascii="Consolas" w:hAnsi="Consolas"/>
          <w:i/>
          <w:color w:val="4070A0"/>
          <w:sz w:val="22"/>
        </w:rPr>
      </w:rPrChange>
    </w:rPr>
  </w:style>
  <w:style w:type="character" w:customStyle="1" w:styleId="SpecialCharTok">
    <w:name w:val="SpecialCharTok"/>
    <w:basedOn w:val="VerbatimChar"/>
    <w:rPr>
      <w:rFonts w:ascii="Consolas" w:hAnsi="Consolas"/>
      <w:i w:val="0"/>
      <w:color w:val="4070A0"/>
      <w:sz w:val="22"/>
      <w:rPrChange w:id="16" w:author="Microsoft Word" w:date="2026-05-31T19:36:00Z">
        <w:rPr>
          <w:rFonts w:ascii="Consolas" w:hAnsi="Consolas"/>
          <w:i/>
          <w:color w:val="4070A0"/>
          <w:sz w:val="22"/>
        </w:rPr>
      </w:rPrChange>
    </w:rPr>
  </w:style>
  <w:style w:type="character" w:customStyle="1" w:styleId="StringTok">
    <w:name w:val="StringTok"/>
    <w:basedOn w:val="VerbatimChar"/>
    <w:rPr>
      <w:rFonts w:ascii="Consolas" w:hAnsi="Consolas"/>
      <w:i w:val="0"/>
      <w:color w:val="4070A0"/>
      <w:sz w:val="22"/>
      <w:rPrChange w:id="17" w:author="Microsoft Word" w:date="2026-05-31T19:36:00Z">
        <w:rPr>
          <w:rFonts w:ascii="Consolas" w:hAnsi="Consolas"/>
          <w:i/>
          <w:color w:val="4070A0"/>
          <w:sz w:val="22"/>
        </w:rPr>
      </w:rPrChange>
    </w:rPr>
  </w:style>
  <w:style w:type="character" w:customStyle="1" w:styleId="VerbatimStringTok">
    <w:name w:val="VerbatimStringTok"/>
    <w:basedOn w:val="VerbatimChar"/>
    <w:rPr>
      <w:rFonts w:ascii="Consolas" w:hAnsi="Consolas"/>
      <w:i w:val="0"/>
      <w:color w:val="4070A0"/>
      <w:sz w:val="22"/>
      <w:rPrChange w:id="18" w:author="Microsoft Word" w:date="2026-05-31T19:36:00Z">
        <w:rPr>
          <w:rFonts w:ascii="Consolas" w:hAnsi="Consolas"/>
          <w:i/>
          <w:color w:val="4070A0"/>
          <w:sz w:val="22"/>
        </w:rPr>
      </w:rPrChange>
    </w:rPr>
  </w:style>
  <w:style w:type="character" w:customStyle="1" w:styleId="SpecialStringTok">
    <w:name w:val="SpecialStringTok"/>
    <w:basedOn w:val="VerbatimChar"/>
    <w:rPr>
      <w:rFonts w:ascii="Consolas" w:hAnsi="Consolas"/>
      <w:i w:val="0"/>
      <w:color w:val="BB6688"/>
      <w:sz w:val="22"/>
      <w:rPrChange w:id="19" w:author="Microsoft Word" w:date="2026-05-31T19:36:00Z">
        <w:rPr>
          <w:rFonts w:ascii="Consolas" w:hAnsi="Consolas"/>
          <w:i/>
          <w:color w:val="BB6688"/>
          <w:sz w:val="22"/>
        </w:rPr>
      </w:rPrChange>
    </w:rPr>
  </w:style>
  <w:style w:type="character" w:customStyle="1" w:styleId="ImportTok">
    <w:name w:val="ImportTok"/>
    <w:basedOn w:val="VerbatimChar"/>
    <w:rPr>
      <w:rFonts w:ascii="Consolas" w:hAnsi="Consolas"/>
      <w:b/>
      <w:i w:val="0"/>
      <w:color w:val="008000"/>
      <w:sz w:val="22"/>
      <w:rPrChange w:id="20" w:author="Microsoft Word" w:date="2026-05-31T19:36:00Z">
        <w:rPr>
          <w:rFonts w:ascii="Consolas" w:hAnsi="Consolas"/>
          <w:b/>
          <w:i/>
          <w:color w:val="008000"/>
          <w:sz w:val="22"/>
        </w:rPr>
      </w:rPrChange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  <w:rPrChange w:id="21" w:author="Microsoft Word" w:date="2026-05-31T19:36:00Z">
        <w:rPr>
          <w:rFonts w:ascii="Consolas" w:hAnsi="Consolas"/>
          <w:i w:val="0"/>
          <w:color w:val="60A0B0"/>
          <w:sz w:val="22"/>
        </w:rPr>
      </w:rPrChange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  <w:rPrChange w:id="22" w:author="Microsoft Word" w:date="2026-05-31T19:36:00Z">
        <w:rPr>
          <w:rFonts w:ascii="Consolas" w:hAnsi="Consolas"/>
          <w:i w:val="0"/>
          <w:color w:val="BA2121"/>
          <w:sz w:val="22"/>
        </w:rPr>
      </w:rPrChange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  <w:rPrChange w:id="23" w:author="Microsoft Word" w:date="2026-05-31T19:36:00Z">
        <w:rPr>
          <w:rFonts w:ascii="Consolas" w:hAnsi="Consolas"/>
          <w:b/>
          <w:i w:val="0"/>
          <w:color w:val="60A0B0"/>
          <w:sz w:val="22"/>
        </w:rPr>
      </w:rPrChange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  <w:rPrChange w:id="24" w:author="Microsoft Word" w:date="2026-05-31T19:36:00Z">
        <w:rPr>
          <w:rFonts w:ascii="Consolas" w:hAnsi="Consolas"/>
          <w:b/>
          <w:i w:val="0"/>
          <w:color w:val="60A0B0"/>
          <w:sz w:val="22"/>
        </w:rPr>
      </w:rPrChange>
    </w:rPr>
  </w:style>
  <w:style w:type="character" w:customStyle="1" w:styleId="OtherTok">
    <w:name w:val="OtherTok"/>
    <w:basedOn w:val="VerbatimChar"/>
    <w:rPr>
      <w:rFonts w:ascii="Consolas" w:hAnsi="Consolas"/>
      <w:i w:val="0"/>
      <w:color w:val="007020"/>
      <w:sz w:val="22"/>
      <w:rPrChange w:id="25" w:author="Microsoft Word" w:date="2026-05-31T19:36:00Z">
        <w:rPr>
          <w:rFonts w:ascii="Consolas" w:hAnsi="Consolas"/>
          <w:i/>
          <w:color w:val="007020"/>
          <w:sz w:val="22"/>
        </w:rPr>
      </w:rPrChange>
    </w:rPr>
  </w:style>
  <w:style w:type="character" w:customStyle="1" w:styleId="FunctionTok">
    <w:name w:val="FunctionTok"/>
    <w:basedOn w:val="VerbatimChar"/>
    <w:rPr>
      <w:rFonts w:ascii="Consolas" w:hAnsi="Consolas"/>
      <w:i w:val="0"/>
      <w:color w:val="06287E"/>
      <w:sz w:val="22"/>
      <w:rPrChange w:id="26" w:author="Microsoft Word" w:date="2026-05-31T19:36:00Z">
        <w:rPr>
          <w:rFonts w:ascii="Consolas" w:hAnsi="Consolas"/>
          <w:i/>
          <w:color w:val="06287E"/>
          <w:sz w:val="22"/>
        </w:rPr>
      </w:rPrChange>
    </w:rPr>
  </w:style>
  <w:style w:type="character" w:customStyle="1" w:styleId="VariableTok">
    <w:name w:val="VariableTok"/>
    <w:basedOn w:val="VerbatimChar"/>
    <w:rPr>
      <w:rFonts w:ascii="Consolas" w:hAnsi="Consolas"/>
      <w:i w:val="0"/>
      <w:color w:val="19177C"/>
      <w:sz w:val="22"/>
      <w:rPrChange w:id="27" w:author="Microsoft Word" w:date="2026-05-31T19:36:00Z">
        <w:rPr>
          <w:rFonts w:ascii="Consolas" w:hAnsi="Consolas"/>
          <w:i/>
          <w:color w:val="19177C"/>
          <w:sz w:val="22"/>
        </w:rPr>
      </w:rPrChange>
    </w:rPr>
  </w:style>
  <w:style w:type="character" w:customStyle="1" w:styleId="ControlFlowTok">
    <w:name w:val="ControlFlowTok"/>
    <w:basedOn w:val="VerbatimChar"/>
    <w:rPr>
      <w:rFonts w:ascii="Consolas" w:hAnsi="Consolas"/>
      <w:b/>
      <w:i w:val="0"/>
      <w:color w:val="007020"/>
      <w:sz w:val="22"/>
      <w:rPrChange w:id="28" w:author="Microsoft Word" w:date="2026-05-31T19:36:00Z">
        <w:rPr>
          <w:rFonts w:ascii="Consolas" w:hAnsi="Consolas"/>
          <w:b/>
          <w:i/>
          <w:color w:val="007020"/>
          <w:sz w:val="22"/>
        </w:rPr>
      </w:rPrChange>
    </w:rPr>
  </w:style>
  <w:style w:type="character" w:customStyle="1" w:styleId="OperatorTok">
    <w:name w:val="OperatorTok"/>
    <w:basedOn w:val="VerbatimChar"/>
    <w:rPr>
      <w:rFonts w:ascii="Consolas" w:hAnsi="Consolas"/>
      <w:i w:val="0"/>
      <w:color w:val="666666"/>
      <w:sz w:val="22"/>
      <w:rPrChange w:id="29" w:author="Microsoft Word" w:date="2026-05-31T19:36:00Z">
        <w:rPr>
          <w:rFonts w:ascii="Consolas" w:hAnsi="Consolas"/>
          <w:i/>
          <w:color w:val="666666"/>
          <w:sz w:val="22"/>
        </w:rPr>
      </w:rPrChange>
    </w:rPr>
  </w:style>
  <w:style w:type="character" w:customStyle="1" w:styleId="BuiltInTok">
    <w:name w:val="BuiltInTok"/>
    <w:basedOn w:val="VerbatimChar"/>
    <w:rPr>
      <w:rFonts w:ascii="Consolas" w:hAnsi="Consolas"/>
      <w:i w:val="0"/>
      <w:color w:val="008000"/>
      <w:sz w:val="22"/>
      <w:rPrChange w:id="30" w:author="Microsoft Word" w:date="2026-05-31T19:36:00Z">
        <w:rPr>
          <w:rFonts w:ascii="Consolas" w:hAnsi="Consolas"/>
          <w:i/>
          <w:color w:val="008000"/>
          <w:sz w:val="22"/>
        </w:rPr>
      </w:rPrChange>
    </w:rPr>
  </w:style>
  <w:style w:type="character" w:customStyle="1" w:styleId="ExtensionTok">
    <w:name w:val="ExtensionTok"/>
    <w:basedOn w:val="VerbatimChar"/>
    <w:rPr>
      <w:rFonts w:ascii="Consolas" w:hAnsi="Consolas"/>
      <w:i w:val="0"/>
      <w:sz w:val="22"/>
      <w:rPrChange w:id="31" w:author="Microsoft Word" w:date="2026-05-31T19:36:00Z">
        <w:rPr>
          <w:rFonts w:ascii="Consolas" w:hAnsi="Consolas"/>
          <w:i/>
          <w:sz w:val="22"/>
        </w:rPr>
      </w:rPrChange>
    </w:rPr>
  </w:style>
  <w:style w:type="character" w:customStyle="1" w:styleId="PreprocessorTok">
    <w:name w:val="PreprocessorTok"/>
    <w:basedOn w:val="VerbatimChar"/>
    <w:rPr>
      <w:rFonts w:ascii="Consolas" w:hAnsi="Consolas"/>
      <w:i w:val="0"/>
      <w:color w:val="BC7A00"/>
      <w:sz w:val="22"/>
      <w:rPrChange w:id="32" w:author="Microsoft Word" w:date="2026-05-31T19:36:00Z">
        <w:rPr>
          <w:rFonts w:ascii="Consolas" w:hAnsi="Consolas"/>
          <w:i/>
          <w:color w:val="BC7A00"/>
          <w:sz w:val="22"/>
        </w:rPr>
      </w:rPrChange>
    </w:rPr>
  </w:style>
  <w:style w:type="character" w:customStyle="1" w:styleId="AttributeTok">
    <w:name w:val="AttributeTok"/>
    <w:basedOn w:val="VerbatimChar"/>
    <w:rPr>
      <w:rFonts w:ascii="Consolas" w:hAnsi="Consolas"/>
      <w:i w:val="0"/>
      <w:color w:val="7D9029"/>
      <w:sz w:val="22"/>
      <w:rPrChange w:id="33" w:author="Microsoft Word" w:date="2026-05-31T19:36:00Z">
        <w:rPr>
          <w:rFonts w:ascii="Consolas" w:hAnsi="Consolas"/>
          <w:i/>
          <w:color w:val="7D9029"/>
          <w:sz w:val="22"/>
        </w:rPr>
      </w:rPrChange>
    </w:rPr>
  </w:style>
  <w:style w:type="character" w:customStyle="1" w:styleId="RegionMarkerTok">
    <w:name w:val="RegionMarkerTok"/>
    <w:basedOn w:val="VerbatimChar"/>
    <w:rPr>
      <w:rFonts w:ascii="Consolas" w:hAnsi="Consolas"/>
      <w:i w:val="0"/>
      <w:sz w:val="22"/>
      <w:rPrChange w:id="34" w:author="Microsoft Word" w:date="2026-05-31T19:36:00Z">
        <w:rPr>
          <w:rFonts w:ascii="Consolas" w:hAnsi="Consolas"/>
          <w:i/>
          <w:sz w:val="22"/>
        </w:rPr>
      </w:rPrChange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  <w:rPrChange w:id="35" w:author="Microsoft Word" w:date="2026-05-31T19:36:00Z">
        <w:rPr>
          <w:rFonts w:ascii="Consolas" w:hAnsi="Consolas"/>
          <w:b/>
          <w:i w:val="0"/>
          <w:color w:val="60A0B0"/>
          <w:sz w:val="22"/>
        </w:rPr>
      </w:rPrChange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  <w:rPrChange w:id="36" w:author="Microsoft Word" w:date="2026-05-31T19:36:00Z">
        <w:rPr>
          <w:rFonts w:ascii="Consolas" w:hAnsi="Consolas"/>
          <w:b/>
          <w:i w:val="0"/>
          <w:color w:val="60A0B0"/>
          <w:sz w:val="22"/>
        </w:rPr>
      </w:rPrChange>
    </w:rPr>
  </w:style>
  <w:style w:type="character" w:customStyle="1" w:styleId="AlertTok">
    <w:name w:val="AlertTok"/>
    <w:basedOn w:val="VerbatimChar"/>
    <w:rPr>
      <w:rFonts w:ascii="Consolas" w:hAnsi="Consolas"/>
      <w:b/>
      <w:i w:val="0"/>
      <w:color w:val="FF0000"/>
      <w:sz w:val="22"/>
      <w:rPrChange w:id="37" w:author="Microsoft Word" w:date="2026-05-31T19:36:00Z">
        <w:rPr>
          <w:rFonts w:ascii="Consolas" w:hAnsi="Consolas"/>
          <w:b/>
          <w:i/>
          <w:color w:val="FF0000"/>
          <w:sz w:val="22"/>
        </w:rPr>
      </w:rPrChange>
    </w:rPr>
  </w:style>
  <w:style w:type="character" w:customStyle="1" w:styleId="ErrorTok">
    <w:name w:val="ErrorTok"/>
    <w:basedOn w:val="VerbatimChar"/>
    <w:rPr>
      <w:rFonts w:ascii="Consolas" w:hAnsi="Consolas"/>
      <w:b/>
      <w:i w:val="0"/>
      <w:color w:val="FF0000"/>
      <w:sz w:val="22"/>
      <w:rPrChange w:id="38" w:author="Microsoft Word" w:date="2026-05-31T19:36:00Z">
        <w:rPr>
          <w:rFonts w:ascii="Consolas" w:hAnsi="Consolas"/>
          <w:b/>
          <w:i/>
          <w:color w:val="FF0000"/>
          <w:sz w:val="22"/>
        </w:rPr>
      </w:rPrChange>
    </w:rPr>
  </w:style>
  <w:style w:type="character" w:customStyle="1" w:styleId="NormalTok">
    <w:name w:val="NormalTok"/>
    <w:basedOn w:val="VerbatimChar"/>
    <w:rPr>
      <w:rFonts w:ascii="Consolas" w:hAnsi="Consolas"/>
      <w:i w:val="0"/>
      <w:sz w:val="22"/>
      <w:rPrChange w:id="39" w:author="Microsoft Word" w:date="2026-05-31T19:36:00Z">
        <w:rPr>
          <w:rFonts w:ascii="Consolas" w:hAnsi="Consolas"/>
          <w:i/>
          <w:sz w:val="22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14</Pages>
  <Words>1358</Words>
  <Characters>7746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Shane Letlalo</cp:lastModifiedBy>
  <cp:revision>7</cp:revision>
  <dcterms:created xsi:type="dcterms:W3CDTF">2026-05-28T21:06:00Z</dcterms:created>
  <dcterms:modified xsi:type="dcterms:W3CDTF">2026-05-31T17:37:00Z</dcterms:modified>
</cp:coreProperties>
</file>